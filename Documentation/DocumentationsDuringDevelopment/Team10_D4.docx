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2E4525" w14:textId="4D4C1DD2" w:rsidR="00952584" w:rsidRPr="00E351D1" w:rsidRDefault="004671EE" w:rsidP="004671EE">
      <w:pPr>
        <w:jc w:val="center"/>
        <w:rPr>
          <w:rFonts w:ascii="Times New Roman" w:hAnsi="Times New Roman" w:cs="Times New Roman"/>
          <w:lang w:val="en-US"/>
        </w:rPr>
      </w:pPr>
      <w:r w:rsidRPr="00E351D1">
        <w:rPr>
          <w:rFonts w:ascii="Times New Roman" w:hAnsi="Times New Roman" w:cs="Times New Roman"/>
          <w:lang w:val="en-US"/>
        </w:rPr>
        <w:t xml:space="preserve">A Deliverable </w:t>
      </w:r>
      <w:r w:rsidR="00A42505">
        <w:rPr>
          <w:rFonts w:ascii="Times New Roman" w:hAnsi="Times New Roman" w:cs="Times New Roman"/>
          <w:lang w:val="en-US"/>
        </w:rPr>
        <w:t>4</w:t>
      </w:r>
      <w:r w:rsidRPr="00E351D1">
        <w:rPr>
          <w:rFonts w:ascii="Times New Roman" w:hAnsi="Times New Roman" w:cs="Times New Roman"/>
          <w:lang w:val="en-US"/>
        </w:rPr>
        <w:t xml:space="preserve"> Report on</w:t>
      </w:r>
    </w:p>
    <w:p w14:paraId="4213EFAE" w14:textId="006DC880" w:rsidR="004671EE" w:rsidRPr="00E351D1" w:rsidRDefault="004671EE" w:rsidP="00815C5C">
      <w:pPr>
        <w:spacing w:line="720" w:lineRule="auto"/>
        <w:jc w:val="center"/>
        <w:rPr>
          <w:rFonts w:ascii="Times New Roman" w:hAnsi="Times New Roman" w:cs="Times New Roman"/>
          <w:sz w:val="40"/>
          <w:szCs w:val="40"/>
          <w:lang w:val="en-US"/>
        </w:rPr>
      </w:pPr>
      <w:r w:rsidRPr="00E351D1">
        <w:rPr>
          <w:rFonts w:ascii="Times New Roman" w:hAnsi="Times New Roman" w:cs="Times New Roman"/>
          <w:sz w:val="40"/>
          <w:szCs w:val="40"/>
          <w:lang w:val="en-US"/>
        </w:rPr>
        <w:t>Vertical Farm Control System</w:t>
      </w:r>
    </w:p>
    <w:p w14:paraId="0EB18FD3" w14:textId="2A7CDEBE" w:rsidR="004671EE" w:rsidRPr="00E351D1" w:rsidRDefault="004671EE" w:rsidP="00815C5C">
      <w:pPr>
        <w:spacing w:line="240" w:lineRule="auto"/>
        <w:jc w:val="center"/>
        <w:rPr>
          <w:rFonts w:ascii="Times New Roman" w:hAnsi="Times New Roman" w:cs="Times New Roman"/>
          <w:b/>
          <w:bCs/>
          <w:lang w:val="en-US"/>
        </w:rPr>
      </w:pPr>
      <w:r w:rsidRPr="00E351D1">
        <w:rPr>
          <w:rFonts w:ascii="Times New Roman" w:hAnsi="Times New Roman" w:cs="Times New Roman"/>
          <w:b/>
          <w:bCs/>
          <w:lang w:val="en-US"/>
        </w:rPr>
        <w:t>CS3500</w:t>
      </w:r>
    </w:p>
    <w:p w14:paraId="1379D832" w14:textId="77ECA53C" w:rsidR="004671EE" w:rsidRPr="00E351D1" w:rsidRDefault="004671EE" w:rsidP="00815C5C">
      <w:pPr>
        <w:spacing w:line="240" w:lineRule="auto"/>
        <w:jc w:val="center"/>
        <w:rPr>
          <w:rFonts w:ascii="Times New Roman" w:hAnsi="Times New Roman" w:cs="Times New Roman"/>
          <w:b/>
          <w:bCs/>
          <w:lang w:val="en-US"/>
        </w:rPr>
      </w:pPr>
      <w:r w:rsidRPr="00E351D1">
        <w:rPr>
          <w:rFonts w:ascii="Times New Roman" w:hAnsi="Times New Roman" w:cs="Times New Roman"/>
          <w:b/>
          <w:bCs/>
          <w:lang w:val="en-US"/>
        </w:rPr>
        <w:t>Software Engineering</w:t>
      </w:r>
    </w:p>
    <w:p w14:paraId="4C8BE8DB" w14:textId="0A4E3D05" w:rsidR="004671EE" w:rsidRPr="00E351D1" w:rsidRDefault="004671EE" w:rsidP="00815C5C">
      <w:pPr>
        <w:spacing w:line="240" w:lineRule="auto"/>
        <w:jc w:val="center"/>
        <w:rPr>
          <w:rFonts w:ascii="Times New Roman" w:hAnsi="Times New Roman" w:cs="Times New Roman"/>
          <w:lang w:val="en-US"/>
        </w:rPr>
      </w:pPr>
      <w:r w:rsidRPr="00E351D1">
        <w:rPr>
          <w:rFonts w:ascii="Times New Roman" w:hAnsi="Times New Roman" w:cs="Times New Roman"/>
          <w:lang w:val="en-US"/>
        </w:rPr>
        <w:t>Computer Science</w:t>
      </w:r>
    </w:p>
    <w:p w14:paraId="2E311000" w14:textId="3F317518" w:rsidR="004671EE" w:rsidRPr="00E351D1" w:rsidRDefault="004671EE" w:rsidP="00815C5C">
      <w:pPr>
        <w:spacing w:line="240" w:lineRule="auto"/>
        <w:jc w:val="center"/>
        <w:rPr>
          <w:rFonts w:ascii="Times New Roman" w:hAnsi="Times New Roman" w:cs="Times New Roman"/>
          <w:lang w:val="en-US"/>
        </w:rPr>
      </w:pPr>
      <w:r w:rsidRPr="00E351D1">
        <w:rPr>
          <w:rFonts w:ascii="Times New Roman" w:hAnsi="Times New Roman" w:cs="Times New Roman"/>
          <w:lang w:val="en-US"/>
        </w:rPr>
        <w:t>2022-2023</w:t>
      </w:r>
    </w:p>
    <w:p w14:paraId="4E84C5A2" w14:textId="7931030A" w:rsidR="00E364E8" w:rsidRPr="00E364E8" w:rsidRDefault="00E364E8" w:rsidP="00E364E8">
      <w:pPr>
        <w:spacing w:before="1200" w:after="360"/>
        <w:jc w:val="center"/>
        <w:rPr>
          <w:rFonts w:ascii="Times New Roman" w:hAnsi="Times New Roman" w:cs="Times New Roman"/>
          <w:sz w:val="28"/>
          <w:szCs w:val="28"/>
          <w:lang w:val="en-US"/>
        </w:rPr>
      </w:pPr>
      <w:r w:rsidRPr="00E364E8">
        <w:rPr>
          <w:rFonts w:ascii="Times New Roman" w:hAnsi="Times New Roman" w:cs="Times New Roman"/>
          <w:sz w:val="28"/>
          <w:szCs w:val="28"/>
          <w:lang w:val="en-US"/>
        </w:rPr>
        <w:t xml:space="preserve">Submitted by: </w:t>
      </w:r>
    </w:p>
    <w:p w14:paraId="6765ED30" w14:textId="7F6B32B2" w:rsidR="004671EE" w:rsidRPr="00E351D1" w:rsidRDefault="00B849F7" w:rsidP="00E364E8">
      <w:pPr>
        <w:spacing w:after="120"/>
        <w:jc w:val="center"/>
        <w:rPr>
          <w:rFonts w:ascii="Times New Roman" w:hAnsi="Times New Roman" w:cs="Times New Roman"/>
          <w:b/>
          <w:bCs/>
          <w:sz w:val="28"/>
          <w:szCs w:val="28"/>
          <w:lang w:val="en-US"/>
        </w:rPr>
      </w:pPr>
      <w:r w:rsidRPr="00E351D1">
        <w:rPr>
          <w:rFonts w:ascii="Times New Roman" w:hAnsi="Times New Roman" w:cs="Times New Roman"/>
          <w:b/>
          <w:bCs/>
          <w:sz w:val="28"/>
          <w:szCs w:val="28"/>
          <w:lang w:val="en-US"/>
        </w:rPr>
        <w:t>Group 10</w:t>
      </w:r>
    </w:p>
    <w:p w14:paraId="187B891F" w14:textId="50C50760" w:rsidR="004671EE" w:rsidRPr="00E351D1" w:rsidRDefault="004671EE" w:rsidP="00815C5C">
      <w:pPr>
        <w:spacing w:line="240" w:lineRule="auto"/>
        <w:jc w:val="center"/>
        <w:rPr>
          <w:rFonts w:ascii="Times New Roman" w:hAnsi="Times New Roman" w:cs="Times New Roman"/>
          <w:lang w:val="en-US"/>
        </w:rPr>
      </w:pPr>
      <w:r w:rsidRPr="00E351D1">
        <w:rPr>
          <w:rFonts w:ascii="Times New Roman" w:hAnsi="Times New Roman" w:cs="Times New Roman"/>
          <w:lang w:val="en-US"/>
        </w:rPr>
        <w:t>Jakab-Gyik Sarolta</w:t>
      </w:r>
      <w:r w:rsidR="00E351D1">
        <w:rPr>
          <w:rFonts w:ascii="Times New Roman" w:hAnsi="Times New Roman" w:cs="Times New Roman"/>
          <w:lang w:val="en-US"/>
        </w:rPr>
        <w:t xml:space="preserve"> - </w:t>
      </w:r>
      <w:r w:rsidR="00E351D1" w:rsidRPr="00E351D1">
        <w:rPr>
          <w:rFonts w:ascii="Times New Roman" w:hAnsi="Times New Roman" w:cs="Times New Roman"/>
          <w:lang w:val="en-US"/>
        </w:rPr>
        <w:t>12211847</w:t>
      </w:r>
      <w:r w:rsidR="00E351D1">
        <w:rPr>
          <w:rFonts w:ascii="Times New Roman" w:hAnsi="Times New Roman" w:cs="Times New Roman"/>
          <w:lang w:val="en-US"/>
        </w:rPr>
        <w:t>3</w:t>
      </w:r>
    </w:p>
    <w:p w14:paraId="74450D6E" w14:textId="170F832E" w:rsidR="004671EE" w:rsidRPr="00E351D1" w:rsidRDefault="004671EE" w:rsidP="00815C5C">
      <w:pPr>
        <w:spacing w:line="240" w:lineRule="auto"/>
        <w:jc w:val="center"/>
        <w:rPr>
          <w:rFonts w:ascii="Times New Roman" w:hAnsi="Times New Roman" w:cs="Times New Roman"/>
          <w:lang w:val="en-US"/>
        </w:rPr>
      </w:pPr>
      <w:r w:rsidRPr="00E351D1">
        <w:rPr>
          <w:rFonts w:ascii="Times New Roman" w:hAnsi="Times New Roman" w:cs="Times New Roman"/>
          <w:lang w:val="en-US"/>
        </w:rPr>
        <w:t xml:space="preserve">Smith </w:t>
      </w:r>
      <w:proofErr w:type="spellStart"/>
      <w:r w:rsidRPr="00E351D1">
        <w:rPr>
          <w:rFonts w:ascii="Times New Roman" w:hAnsi="Times New Roman" w:cs="Times New Roman"/>
          <w:lang w:val="en-US"/>
        </w:rPr>
        <w:t>Deirbhle</w:t>
      </w:r>
      <w:proofErr w:type="spellEnd"/>
      <w:r w:rsidR="00E351D1">
        <w:rPr>
          <w:rFonts w:ascii="Times New Roman" w:hAnsi="Times New Roman" w:cs="Times New Roman"/>
          <w:lang w:val="en-US"/>
        </w:rPr>
        <w:t xml:space="preserve"> - </w:t>
      </w:r>
      <w:r w:rsidR="00E351D1" w:rsidRPr="00E351D1">
        <w:rPr>
          <w:rFonts w:ascii="Times New Roman" w:hAnsi="Times New Roman" w:cs="Times New Roman"/>
          <w:lang w:val="en-US"/>
        </w:rPr>
        <w:t>120338191</w:t>
      </w:r>
    </w:p>
    <w:p w14:paraId="3B8ABFDC" w14:textId="652B6DED" w:rsidR="004671EE" w:rsidRPr="00E351D1" w:rsidRDefault="004671EE" w:rsidP="00815C5C">
      <w:pPr>
        <w:spacing w:line="240" w:lineRule="auto"/>
        <w:jc w:val="center"/>
        <w:rPr>
          <w:rFonts w:ascii="Times New Roman" w:hAnsi="Times New Roman" w:cs="Times New Roman"/>
          <w:lang w:val="en-US"/>
        </w:rPr>
      </w:pPr>
      <w:r w:rsidRPr="00E351D1">
        <w:rPr>
          <w:rFonts w:ascii="Times New Roman" w:hAnsi="Times New Roman" w:cs="Times New Roman"/>
          <w:lang w:val="en-US"/>
        </w:rPr>
        <w:t>Varga Zoltán</w:t>
      </w:r>
      <w:r w:rsidR="00E351D1">
        <w:rPr>
          <w:rFonts w:ascii="Times New Roman" w:hAnsi="Times New Roman" w:cs="Times New Roman"/>
          <w:lang w:val="en-US"/>
        </w:rPr>
        <w:t xml:space="preserve"> - </w:t>
      </w:r>
      <w:r w:rsidR="00E351D1" w:rsidRPr="00E351D1">
        <w:rPr>
          <w:rFonts w:ascii="Times New Roman" w:hAnsi="Times New Roman" w:cs="Times New Roman"/>
          <w:lang w:val="en-US"/>
        </w:rPr>
        <w:t>122118466</w:t>
      </w:r>
    </w:p>
    <w:p w14:paraId="3926BE33" w14:textId="07255F19" w:rsidR="004671EE" w:rsidRPr="00E351D1" w:rsidRDefault="004671EE" w:rsidP="00815C5C">
      <w:pPr>
        <w:spacing w:line="240" w:lineRule="auto"/>
        <w:jc w:val="center"/>
        <w:rPr>
          <w:rFonts w:ascii="Times New Roman" w:hAnsi="Times New Roman" w:cs="Times New Roman"/>
          <w:lang w:val="en-US"/>
        </w:rPr>
      </w:pPr>
      <w:proofErr w:type="spellStart"/>
      <w:r w:rsidRPr="00E351D1">
        <w:rPr>
          <w:rFonts w:ascii="Times New Roman" w:hAnsi="Times New Roman" w:cs="Times New Roman"/>
          <w:lang w:val="en-US"/>
        </w:rPr>
        <w:t>Veres</w:t>
      </w:r>
      <w:proofErr w:type="spellEnd"/>
      <w:r w:rsidRPr="00E351D1">
        <w:rPr>
          <w:rFonts w:ascii="Times New Roman" w:hAnsi="Times New Roman" w:cs="Times New Roman"/>
          <w:lang w:val="en-US"/>
        </w:rPr>
        <w:t xml:space="preserve"> </w:t>
      </w:r>
      <w:proofErr w:type="spellStart"/>
      <w:r w:rsidRPr="00E351D1">
        <w:rPr>
          <w:rFonts w:ascii="Times New Roman" w:hAnsi="Times New Roman" w:cs="Times New Roman"/>
          <w:lang w:val="en-US"/>
        </w:rPr>
        <w:t>Noémi</w:t>
      </w:r>
      <w:proofErr w:type="spellEnd"/>
      <w:r w:rsidR="00E351D1">
        <w:rPr>
          <w:rFonts w:ascii="Times New Roman" w:hAnsi="Times New Roman" w:cs="Times New Roman"/>
          <w:lang w:val="en-US"/>
        </w:rPr>
        <w:t xml:space="preserve"> - </w:t>
      </w:r>
      <w:r w:rsidR="00E351D1" w:rsidRPr="00E351D1">
        <w:rPr>
          <w:rFonts w:ascii="Times New Roman" w:hAnsi="Times New Roman" w:cs="Times New Roman"/>
          <w:lang w:val="en-US"/>
        </w:rPr>
        <w:t>122118476</w:t>
      </w:r>
    </w:p>
    <w:p w14:paraId="4A9CA26B" w14:textId="67390326" w:rsidR="004671EE" w:rsidRPr="00E351D1" w:rsidRDefault="00E364E8" w:rsidP="00E364E8">
      <w:pPr>
        <w:rPr>
          <w:rFonts w:ascii="Times New Roman" w:hAnsi="Times New Roman" w:cs="Times New Roman"/>
          <w:lang w:val="en-US"/>
        </w:rPr>
      </w:pPr>
      <w:r>
        <w:rPr>
          <w:noProof/>
        </w:rPr>
        <w:drawing>
          <wp:anchor distT="0" distB="0" distL="114300" distR="114300" simplePos="0" relativeHeight="251659264" behindDoc="0" locked="0" layoutInCell="1" allowOverlap="1" wp14:anchorId="3806639E" wp14:editId="72AECD8A">
            <wp:simplePos x="0" y="0"/>
            <wp:positionH relativeFrom="margin">
              <wp:align>center</wp:align>
            </wp:positionH>
            <wp:positionV relativeFrom="paragraph">
              <wp:posOffset>829400</wp:posOffset>
            </wp:positionV>
            <wp:extent cx="2883535" cy="1379220"/>
            <wp:effectExtent l="0" t="0" r="0" b="0"/>
            <wp:wrapTopAndBottom/>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x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83535" cy="1379220"/>
                    </a:xfrm>
                    <a:prstGeom prst="rect">
                      <a:avLst/>
                    </a:prstGeom>
                    <a:noFill/>
                  </pic:spPr>
                </pic:pic>
              </a:graphicData>
            </a:graphic>
            <wp14:sizeRelH relativeFrom="page">
              <wp14:pctWidth>0</wp14:pctWidth>
            </wp14:sizeRelH>
            <wp14:sizeRelV relativeFrom="page">
              <wp14:pctHeight>0</wp14:pctHeight>
            </wp14:sizeRelV>
          </wp:anchor>
        </w:drawing>
      </w:r>
    </w:p>
    <w:p w14:paraId="27461ED7" w14:textId="63567BAE" w:rsidR="004671EE" w:rsidRPr="00E351D1" w:rsidRDefault="004671EE" w:rsidP="00E364E8">
      <w:pPr>
        <w:spacing w:before="1320"/>
        <w:jc w:val="center"/>
        <w:rPr>
          <w:rFonts w:ascii="Times New Roman" w:hAnsi="Times New Roman" w:cs="Times New Roman"/>
          <w:b/>
          <w:bCs/>
          <w:lang w:val="en-US"/>
        </w:rPr>
      </w:pPr>
      <w:r w:rsidRPr="00E351D1">
        <w:rPr>
          <w:rFonts w:ascii="Times New Roman" w:hAnsi="Times New Roman" w:cs="Times New Roman"/>
          <w:b/>
          <w:bCs/>
          <w:lang w:val="en-US"/>
        </w:rPr>
        <w:t>University College Cork</w:t>
      </w:r>
    </w:p>
    <w:p w14:paraId="1CFBA651" w14:textId="0D49E73F" w:rsidR="005672C8" w:rsidRPr="00E351D1" w:rsidRDefault="004671EE" w:rsidP="005672C8">
      <w:pPr>
        <w:jc w:val="center"/>
        <w:rPr>
          <w:rFonts w:ascii="Times New Roman" w:hAnsi="Times New Roman" w:cs="Times New Roman"/>
          <w:lang w:val="en-US"/>
        </w:rPr>
      </w:pPr>
      <w:r w:rsidRPr="00E351D1">
        <w:rPr>
          <w:rFonts w:ascii="Times New Roman" w:hAnsi="Times New Roman" w:cs="Times New Roman"/>
          <w:lang w:val="en-US"/>
        </w:rPr>
        <w:t>Irelan</w:t>
      </w:r>
      <w:r w:rsidR="005672C8" w:rsidRPr="00E351D1">
        <w:rPr>
          <w:rFonts w:ascii="Times New Roman" w:hAnsi="Times New Roman" w:cs="Times New Roman"/>
          <w:lang w:val="en-US"/>
        </w:rPr>
        <w:t>d</w:t>
      </w:r>
    </w:p>
    <w:p w14:paraId="3EFFCC79" w14:textId="76541685" w:rsidR="008F42DC" w:rsidRPr="00E351D1" w:rsidRDefault="008F42DC">
      <w:pPr>
        <w:rPr>
          <w:rFonts w:ascii="Times New Roman" w:eastAsiaTheme="majorEastAsia" w:hAnsi="Times New Roman" w:cs="Times New Roman"/>
          <w:color w:val="2F5496" w:themeColor="accent1" w:themeShade="BF"/>
          <w:sz w:val="32"/>
          <w:szCs w:val="32"/>
          <w:lang w:val="en-US"/>
        </w:rPr>
      </w:pPr>
      <w:r w:rsidRPr="00E351D1">
        <w:rPr>
          <w:rFonts w:ascii="Times New Roman" w:eastAsiaTheme="majorEastAsia" w:hAnsi="Times New Roman" w:cs="Times New Roman"/>
          <w:color w:val="2F5496" w:themeColor="accent1" w:themeShade="BF"/>
          <w:sz w:val="32"/>
          <w:szCs w:val="32"/>
          <w:lang w:val="en-US"/>
        </w:rPr>
        <w:br w:type="page"/>
      </w:r>
    </w:p>
    <w:p w14:paraId="0F14FEDF" w14:textId="721BDE9A" w:rsidR="005672C8" w:rsidRPr="00E351D1" w:rsidRDefault="005672C8" w:rsidP="005672C8">
      <w:pPr>
        <w:jc w:val="center"/>
        <w:rPr>
          <w:rFonts w:ascii="Times New Roman" w:eastAsiaTheme="majorEastAsia" w:hAnsi="Times New Roman" w:cs="Times New Roman"/>
          <w:color w:val="2F5496" w:themeColor="accent1" w:themeShade="BF"/>
          <w:sz w:val="32"/>
          <w:szCs w:val="32"/>
          <w:lang w:val="en-US"/>
        </w:rPr>
      </w:pPr>
      <w:r w:rsidRPr="00E351D1">
        <w:rPr>
          <w:rFonts w:ascii="Times New Roman" w:eastAsiaTheme="majorEastAsia" w:hAnsi="Times New Roman" w:cs="Times New Roman"/>
          <w:color w:val="2F5496" w:themeColor="accent1" w:themeShade="BF"/>
          <w:sz w:val="32"/>
          <w:szCs w:val="32"/>
          <w:lang w:val="en-US"/>
        </w:rPr>
        <w:lastRenderedPageBreak/>
        <w:t>Table of contents</w:t>
      </w:r>
    </w:p>
    <w:p w14:paraId="50000AB8" w14:textId="38064E62" w:rsidR="008C167D" w:rsidRPr="008C167D" w:rsidRDefault="00F8533B" w:rsidP="008C167D">
      <w:pPr>
        <w:pStyle w:val="TOC1"/>
        <w:tabs>
          <w:tab w:val="right" w:leader="dot" w:pos="9016"/>
        </w:tabs>
        <w:spacing w:after="0"/>
        <w:rPr>
          <w:rFonts w:ascii="Times New Roman" w:eastAsiaTheme="minorEastAsia" w:hAnsi="Times New Roman" w:cs="Times New Roman"/>
          <w:noProof/>
          <w:lang w:val="en-US"/>
        </w:rPr>
      </w:pPr>
      <w:r w:rsidRPr="008C167D">
        <w:rPr>
          <w:rFonts w:ascii="Times New Roman" w:hAnsi="Times New Roman" w:cs="Times New Roman"/>
          <w:b/>
          <w:bCs/>
          <w:lang w:val="en-US"/>
        </w:rPr>
        <w:fldChar w:fldCharType="begin"/>
      </w:r>
      <w:r w:rsidRPr="008C167D">
        <w:rPr>
          <w:rFonts w:ascii="Times New Roman" w:hAnsi="Times New Roman" w:cs="Times New Roman"/>
          <w:b/>
          <w:bCs/>
          <w:lang w:val="en-US"/>
        </w:rPr>
        <w:instrText xml:space="preserve"> TOC \h \z \u \t "Sub_title,2,Section_title,1" </w:instrText>
      </w:r>
      <w:r w:rsidRPr="008C167D">
        <w:rPr>
          <w:rFonts w:ascii="Times New Roman" w:hAnsi="Times New Roman" w:cs="Times New Roman"/>
          <w:b/>
          <w:bCs/>
          <w:lang w:val="en-US"/>
        </w:rPr>
        <w:fldChar w:fldCharType="separate"/>
      </w:r>
      <w:hyperlink w:anchor="_Toc121156746" w:history="1">
        <w:r w:rsidR="008C167D" w:rsidRPr="008C167D">
          <w:rPr>
            <w:rStyle w:val="Hyperlink"/>
            <w:rFonts w:ascii="Times New Roman" w:hAnsi="Times New Roman" w:cs="Times New Roman"/>
            <w:noProof/>
          </w:rPr>
          <w:t>Abstract</w:t>
        </w:r>
        <w:r w:rsidR="008C167D" w:rsidRPr="008C167D">
          <w:rPr>
            <w:rFonts w:ascii="Times New Roman" w:hAnsi="Times New Roman" w:cs="Times New Roman"/>
            <w:noProof/>
            <w:webHidden/>
          </w:rPr>
          <w:tab/>
        </w:r>
        <w:r w:rsidR="008C167D" w:rsidRPr="008C167D">
          <w:rPr>
            <w:rFonts w:ascii="Times New Roman" w:hAnsi="Times New Roman" w:cs="Times New Roman"/>
            <w:noProof/>
            <w:webHidden/>
          </w:rPr>
          <w:fldChar w:fldCharType="begin"/>
        </w:r>
        <w:r w:rsidR="008C167D" w:rsidRPr="008C167D">
          <w:rPr>
            <w:rFonts w:ascii="Times New Roman" w:hAnsi="Times New Roman" w:cs="Times New Roman"/>
            <w:noProof/>
            <w:webHidden/>
          </w:rPr>
          <w:instrText xml:space="preserve"> PAGEREF _Toc121156746 \h </w:instrText>
        </w:r>
        <w:r w:rsidR="008C167D" w:rsidRPr="008C167D">
          <w:rPr>
            <w:rFonts w:ascii="Times New Roman" w:hAnsi="Times New Roman" w:cs="Times New Roman"/>
            <w:noProof/>
            <w:webHidden/>
          </w:rPr>
        </w:r>
        <w:r w:rsidR="008C167D" w:rsidRPr="008C167D">
          <w:rPr>
            <w:rFonts w:ascii="Times New Roman" w:hAnsi="Times New Roman" w:cs="Times New Roman"/>
            <w:noProof/>
            <w:webHidden/>
          </w:rPr>
          <w:fldChar w:fldCharType="separate"/>
        </w:r>
        <w:r w:rsidR="008C167D" w:rsidRPr="008C167D">
          <w:rPr>
            <w:rFonts w:ascii="Times New Roman" w:hAnsi="Times New Roman" w:cs="Times New Roman"/>
            <w:noProof/>
            <w:webHidden/>
          </w:rPr>
          <w:t>5</w:t>
        </w:r>
        <w:r w:rsidR="008C167D" w:rsidRPr="008C167D">
          <w:rPr>
            <w:rFonts w:ascii="Times New Roman" w:hAnsi="Times New Roman" w:cs="Times New Roman"/>
            <w:noProof/>
            <w:webHidden/>
          </w:rPr>
          <w:fldChar w:fldCharType="end"/>
        </w:r>
      </w:hyperlink>
    </w:p>
    <w:p w14:paraId="2CA827EF" w14:textId="2192765E" w:rsidR="008C167D" w:rsidRPr="008C167D" w:rsidRDefault="00000000" w:rsidP="008C167D">
      <w:pPr>
        <w:pStyle w:val="TOC1"/>
        <w:tabs>
          <w:tab w:val="right" w:leader="dot" w:pos="9016"/>
        </w:tabs>
        <w:spacing w:after="0"/>
        <w:rPr>
          <w:rFonts w:ascii="Times New Roman" w:eastAsiaTheme="minorEastAsia" w:hAnsi="Times New Roman" w:cs="Times New Roman"/>
          <w:noProof/>
          <w:lang w:val="en-US"/>
        </w:rPr>
      </w:pPr>
      <w:hyperlink w:anchor="_Toc121156747" w:history="1">
        <w:r w:rsidR="008C167D" w:rsidRPr="008C167D">
          <w:rPr>
            <w:rStyle w:val="Hyperlink"/>
            <w:rFonts w:ascii="Times New Roman" w:hAnsi="Times New Roman" w:cs="Times New Roman"/>
            <w:noProof/>
          </w:rPr>
          <w:t>1. Introduction</w:t>
        </w:r>
        <w:r w:rsidR="008C167D" w:rsidRPr="008C167D">
          <w:rPr>
            <w:rFonts w:ascii="Times New Roman" w:hAnsi="Times New Roman" w:cs="Times New Roman"/>
            <w:noProof/>
            <w:webHidden/>
          </w:rPr>
          <w:tab/>
        </w:r>
        <w:r w:rsidR="008C167D" w:rsidRPr="008C167D">
          <w:rPr>
            <w:rFonts w:ascii="Times New Roman" w:hAnsi="Times New Roman" w:cs="Times New Roman"/>
            <w:noProof/>
            <w:webHidden/>
          </w:rPr>
          <w:fldChar w:fldCharType="begin"/>
        </w:r>
        <w:r w:rsidR="008C167D" w:rsidRPr="008C167D">
          <w:rPr>
            <w:rFonts w:ascii="Times New Roman" w:hAnsi="Times New Roman" w:cs="Times New Roman"/>
            <w:noProof/>
            <w:webHidden/>
          </w:rPr>
          <w:instrText xml:space="preserve"> PAGEREF _Toc121156747 \h </w:instrText>
        </w:r>
        <w:r w:rsidR="008C167D" w:rsidRPr="008C167D">
          <w:rPr>
            <w:rFonts w:ascii="Times New Roman" w:hAnsi="Times New Roman" w:cs="Times New Roman"/>
            <w:noProof/>
            <w:webHidden/>
          </w:rPr>
        </w:r>
        <w:r w:rsidR="008C167D" w:rsidRPr="008C167D">
          <w:rPr>
            <w:rFonts w:ascii="Times New Roman" w:hAnsi="Times New Roman" w:cs="Times New Roman"/>
            <w:noProof/>
            <w:webHidden/>
          </w:rPr>
          <w:fldChar w:fldCharType="separate"/>
        </w:r>
        <w:r w:rsidR="008C167D" w:rsidRPr="008C167D">
          <w:rPr>
            <w:rFonts w:ascii="Times New Roman" w:hAnsi="Times New Roman" w:cs="Times New Roman"/>
            <w:noProof/>
            <w:webHidden/>
          </w:rPr>
          <w:t>6</w:t>
        </w:r>
        <w:r w:rsidR="008C167D" w:rsidRPr="008C167D">
          <w:rPr>
            <w:rFonts w:ascii="Times New Roman" w:hAnsi="Times New Roman" w:cs="Times New Roman"/>
            <w:noProof/>
            <w:webHidden/>
          </w:rPr>
          <w:fldChar w:fldCharType="end"/>
        </w:r>
      </w:hyperlink>
    </w:p>
    <w:p w14:paraId="4A10D5AA" w14:textId="20EA6C4D" w:rsidR="008C167D" w:rsidRPr="008C167D" w:rsidRDefault="00000000" w:rsidP="008C167D">
      <w:pPr>
        <w:pStyle w:val="TOC2"/>
        <w:tabs>
          <w:tab w:val="right" w:leader="dot" w:pos="9016"/>
        </w:tabs>
        <w:spacing w:after="0"/>
        <w:rPr>
          <w:rFonts w:ascii="Times New Roman" w:eastAsiaTheme="minorEastAsia" w:hAnsi="Times New Roman" w:cs="Times New Roman"/>
          <w:noProof/>
          <w:lang w:val="en-US"/>
        </w:rPr>
      </w:pPr>
      <w:hyperlink w:anchor="_Toc121156748" w:history="1">
        <w:r w:rsidR="008C167D" w:rsidRPr="008C167D">
          <w:rPr>
            <w:rStyle w:val="Hyperlink"/>
            <w:rFonts w:ascii="Times New Roman" w:hAnsi="Times New Roman" w:cs="Times New Roman"/>
            <w:noProof/>
          </w:rPr>
          <w:t>1.1 Background</w:t>
        </w:r>
        <w:r w:rsidR="008C167D" w:rsidRPr="008C167D">
          <w:rPr>
            <w:rFonts w:ascii="Times New Roman" w:hAnsi="Times New Roman" w:cs="Times New Roman"/>
            <w:noProof/>
            <w:webHidden/>
          </w:rPr>
          <w:tab/>
        </w:r>
        <w:r w:rsidR="008C167D" w:rsidRPr="008C167D">
          <w:rPr>
            <w:rFonts w:ascii="Times New Roman" w:hAnsi="Times New Roman" w:cs="Times New Roman"/>
            <w:noProof/>
            <w:webHidden/>
          </w:rPr>
          <w:fldChar w:fldCharType="begin"/>
        </w:r>
        <w:r w:rsidR="008C167D" w:rsidRPr="008C167D">
          <w:rPr>
            <w:rFonts w:ascii="Times New Roman" w:hAnsi="Times New Roman" w:cs="Times New Roman"/>
            <w:noProof/>
            <w:webHidden/>
          </w:rPr>
          <w:instrText xml:space="preserve"> PAGEREF _Toc121156748 \h </w:instrText>
        </w:r>
        <w:r w:rsidR="008C167D" w:rsidRPr="008C167D">
          <w:rPr>
            <w:rFonts w:ascii="Times New Roman" w:hAnsi="Times New Roman" w:cs="Times New Roman"/>
            <w:noProof/>
            <w:webHidden/>
          </w:rPr>
        </w:r>
        <w:r w:rsidR="008C167D" w:rsidRPr="008C167D">
          <w:rPr>
            <w:rFonts w:ascii="Times New Roman" w:hAnsi="Times New Roman" w:cs="Times New Roman"/>
            <w:noProof/>
            <w:webHidden/>
          </w:rPr>
          <w:fldChar w:fldCharType="separate"/>
        </w:r>
        <w:r w:rsidR="008C167D" w:rsidRPr="008C167D">
          <w:rPr>
            <w:rFonts w:ascii="Times New Roman" w:hAnsi="Times New Roman" w:cs="Times New Roman"/>
            <w:noProof/>
            <w:webHidden/>
          </w:rPr>
          <w:t>6</w:t>
        </w:r>
        <w:r w:rsidR="008C167D" w:rsidRPr="008C167D">
          <w:rPr>
            <w:rFonts w:ascii="Times New Roman" w:hAnsi="Times New Roman" w:cs="Times New Roman"/>
            <w:noProof/>
            <w:webHidden/>
          </w:rPr>
          <w:fldChar w:fldCharType="end"/>
        </w:r>
      </w:hyperlink>
    </w:p>
    <w:p w14:paraId="02E1AC6F" w14:textId="132FA9EC" w:rsidR="008C167D" w:rsidRPr="008C167D" w:rsidRDefault="00000000" w:rsidP="008C167D">
      <w:pPr>
        <w:pStyle w:val="TOC2"/>
        <w:tabs>
          <w:tab w:val="right" w:leader="dot" w:pos="9016"/>
        </w:tabs>
        <w:spacing w:after="0"/>
        <w:rPr>
          <w:rFonts w:ascii="Times New Roman" w:eastAsiaTheme="minorEastAsia" w:hAnsi="Times New Roman" w:cs="Times New Roman"/>
          <w:noProof/>
          <w:lang w:val="en-US"/>
        </w:rPr>
      </w:pPr>
      <w:hyperlink w:anchor="_Toc121156749" w:history="1">
        <w:r w:rsidR="008C167D" w:rsidRPr="008C167D">
          <w:rPr>
            <w:rStyle w:val="Hyperlink"/>
            <w:rFonts w:ascii="Times New Roman" w:hAnsi="Times New Roman" w:cs="Times New Roman"/>
            <w:noProof/>
          </w:rPr>
          <w:t>1.2 Different Possible Approaches</w:t>
        </w:r>
        <w:r w:rsidR="008C167D" w:rsidRPr="008C167D">
          <w:rPr>
            <w:rFonts w:ascii="Times New Roman" w:hAnsi="Times New Roman" w:cs="Times New Roman"/>
            <w:noProof/>
            <w:webHidden/>
          </w:rPr>
          <w:tab/>
        </w:r>
        <w:r w:rsidR="008C167D" w:rsidRPr="008C167D">
          <w:rPr>
            <w:rFonts w:ascii="Times New Roman" w:hAnsi="Times New Roman" w:cs="Times New Roman"/>
            <w:noProof/>
            <w:webHidden/>
          </w:rPr>
          <w:fldChar w:fldCharType="begin"/>
        </w:r>
        <w:r w:rsidR="008C167D" w:rsidRPr="008C167D">
          <w:rPr>
            <w:rFonts w:ascii="Times New Roman" w:hAnsi="Times New Roman" w:cs="Times New Roman"/>
            <w:noProof/>
            <w:webHidden/>
          </w:rPr>
          <w:instrText xml:space="preserve"> PAGEREF _Toc121156749 \h </w:instrText>
        </w:r>
        <w:r w:rsidR="008C167D" w:rsidRPr="008C167D">
          <w:rPr>
            <w:rFonts w:ascii="Times New Roman" w:hAnsi="Times New Roman" w:cs="Times New Roman"/>
            <w:noProof/>
            <w:webHidden/>
          </w:rPr>
        </w:r>
        <w:r w:rsidR="008C167D" w:rsidRPr="008C167D">
          <w:rPr>
            <w:rFonts w:ascii="Times New Roman" w:hAnsi="Times New Roman" w:cs="Times New Roman"/>
            <w:noProof/>
            <w:webHidden/>
          </w:rPr>
          <w:fldChar w:fldCharType="separate"/>
        </w:r>
        <w:r w:rsidR="008C167D" w:rsidRPr="008C167D">
          <w:rPr>
            <w:rFonts w:ascii="Times New Roman" w:hAnsi="Times New Roman" w:cs="Times New Roman"/>
            <w:noProof/>
            <w:webHidden/>
          </w:rPr>
          <w:t>6</w:t>
        </w:r>
        <w:r w:rsidR="008C167D" w:rsidRPr="008C167D">
          <w:rPr>
            <w:rFonts w:ascii="Times New Roman" w:hAnsi="Times New Roman" w:cs="Times New Roman"/>
            <w:noProof/>
            <w:webHidden/>
          </w:rPr>
          <w:fldChar w:fldCharType="end"/>
        </w:r>
      </w:hyperlink>
    </w:p>
    <w:p w14:paraId="26A0D15A" w14:textId="14E863FB" w:rsidR="008C167D" w:rsidRPr="008C167D" w:rsidRDefault="00000000" w:rsidP="008C167D">
      <w:pPr>
        <w:pStyle w:val="TOC2"/>
        <w:tabs>
          <w:tab w:val="right" w:leader="dot" w:pos="9016"/>
        </w:tabs>
        <w:spacing w:after="0"/>
        <w:rPr>
          <w:rFonts w:ascii="Times New Roman" w:eastAsiaTheme="minorEastAsia" w:hAnsi="Times New Roman" w:cs="Times New Roman"/>
          <w:noProof/>
          <w:lang w:val="en-US"/>
        </w:rPr>
      </w:pPr>
      <w:hyperlink w:anchor="_Toc121156750" w:history="1">
        <w:r w:rsidR="008C167D" w:rsidRPr="008C167D">
          <w:rPr>
            <w:rStyle w:val="Hyperlink"/>
            <w:rFonts w:ascii="Times New Roman" w:hAnsi="Times New Roman" w:cs="Times New Roman"/>
            <w:noProof/>
          </w:rPr>
          <w:t>1.3 Pros and cons of vertical farming</w:t>
        </w:r>
        <w:r w:rsidR="008C167D" w:rsidRPr="008C167D">
          <w:rPr>
            <w:rFonts w:ascii="Times New Roman" w:hAnsi="Times New Roman" w:cs="Times New Roman"/>
            <w:noProof/>
            <w:webHidden/>
          </w:rPr>
          <w:tab/>
        </w:r>
        <w:r w:rsidR="008C167D" w:rsidRPr="008C167D">
          <w:rPr>
            <w:rFonts w:ascii="Times New Roman" w:hAnsi="Times New Roman" w:cs="Times New Roman"/>
            <w:noProof/>
            <w:webHidden/>
          </w:rPr>
          <w:fldChar w:fldCharType="begin"/>
        </w:r>
        <w:r w:rsidR="008C167D" w:rsidRPr="008C167D">
          <w:rPr>
            <w:rFonts w:ascii="Times New Roman" w:hAnsi="Times New Roman" w:cs="Times New Roman"/>
            <w:noProof/>
            <w:webHidden/>
          </w:rPr>
          <w:instrText xml:space="preserve"> PAGEREF _Toc121156750 \h </w:instrText>
        </w:r>
        <w:r w:rsidR="008C167D" w:rsidRPr="008C167D">
          <w:rPr>
            <w:rFonts w:ascii="Times New Roman" w:hAnsi="Times New Roman" w:cs="Times New Roman"/>
            <w:noProof/>
            <w:webHidden/>
          </w:rPr>
        </w:r>
        <w:r w:rsidR="008C167D" w:rsidRPr="008C167D">
          <w:rPr>
            <w:rFonts w:ascii="Times New Roman" w:hAnsi="Times New Roman" w:cs="Times New Roman"/>
            <w:noProof/>
            <w:webHidden/>
          </w:rPr>
          <w:fldChar w:fldCharType="separate"/>
        </w:r>
        <w:r w:rsidR="008C167D" w:rsidRPr="008C167D">
          <w:rPr>
            <w:rFonts w:ascii="Times New Roman" w:hAnsi="Times New Roman" w:cs="Times New Roman"/>
            <w:noProof/>
            <w:webHidden/>
          </w:rPr>
          <w:t>7</w:t>
        </w:r>
        <w:r w:rsidR="008C167D" w:rsidRPr="008C167D">
          <w:rPr>
            <w:rFonts w:ascii="Times New Roman" w:hAnsi="Times New Roman" w:cs="Times New Roman"/>
            <w:noProof/>
            <w:webHidden/>
          </w:rPr>
          <w:fldChar w:fldCharType="end"/>
        </w:r>
      </w:hyperlink>
    </w:p>
    <w:p w14:paraId="028C37ED" w14:textId="0AAC17D4" w:rsidR="008C167D" w:rsidRPr="008C167D" w:rsidRDefault="00000000" w:rsidP="008C167D">
      <w:pPr>
        <w:pStyle w:val="TOC1"/>
        <w:tabs>
          <w:tab w:val="right" w:leader="dot" w:pos="9016"/>
        </w:tabs>
        <w:spacing w:after="0"/>
        <w:rPr>
          <w:rFonts w:ascii="Times New Roman" w:eastAsiaTheme="minorEastAsia" w:hAnsi="Times New Roman" w:cs="Times New Roman"/>
          <w:noProof/>
          <w:lang w:val="en-US"/>
        </w:rPr>
      </w:pPr>
      <w:hyperlink w:anchor="_Toc121156751" w:history="1">
        <w:r w:rsidR="008C167D" w:rsidRPr="008C167D">
          <w:rPr>
            <w:rStyle w:val="Hyperlink"/>
            <w:rFonts w:ascii="Times New Roman" w:hAnsi="Times New Roman" w:cs="Times New Roman"/>
            <w:noProof/>
          </w:rPr>
          <w:t>2. Requirements</w:t>
        </w:r>
        <w:r w:rsidR="008C167D" w:rsidRPr="008C167D">
          <w:rPr>
            <w:rFonts w:ascii="Times New Roman" w:hAnsi="Times New Roman" w:cs="Times New Roman"/>
            <w:noProof/>
            <w:webHidden/>
          </w:rPr>
          <w:tab/>
        </w:r>
        <w:r w:rsidR="008C167D" w:rsidRPr="008C167D">
          <w:rPr>
            <w:rFonts w:ascii="Times New Roman" w:hAnsi="Times New Roman" w:cs="Times New Roman"/>
            <w:noProof/>
            <w:webHidden/>
          </w:rPr>
          <w:fldChar w:fldCharType="begin"/>
        </w:r>
        <w:r w:rsidR="008C167D" w:rsidRPr="008C167D">
          <w:rPr>
            <w:rFonts w:ascii="Times New Roman" w:hAnsi="Times New Roman" w:cs="Times New Roman"/>
            <w:noProof/>
            <w:webHidden/>
          </w:rPr>
          <w:instrText xml:space="preserve"> PAGEREF _Toc121156751 \h </w:instrText>
        </w:r>
        <w:r w:rsidR="008C167D" w:rsidRPr="008C167D">
          <w:rPr>
            <w:rFonts w:ascii="Times New Roman" w:hAnsi="Times New Roman" w:cs="Times New Roman"/>
            <w:noProof/>
            <w:webHidden/>
          </w:rPr>
        </w:r>
        <w:r w:rsidR="008C167D" w:rsidRPr="008C167D">
          <w:rPr>
            <w:rFonts w:ascii="Times New Roman" w:hAnsi="Times New Roman" w:cs="Times New Roman"/>
            <w:noProof/>
            <w:webHidden/>
          </w:rPr>
          <w:fldChar w:fldCharType="separate"/>
        </w:r>
        <w:r w:rsidR="008C167D" w:rsidRPr="008C167D">
          <w:rPr>
            <w:rFonts w:ascii="Times New Roman" w:hAnsi="Times New Roman" w:cs="Times New Roman"/>
            <w:noProof/>
            <w:webHidden/>
          </w:rPr>
          <w:t>7</w:t>
        </w:r>
        <w:r w:rsidR="008C167D" w:rsidRPr="008C167D">
          <w:rPr>
            <w:rFonts w:ascii="Times New Roman" w:hAnsi="Times New Roman" w:cs="Times New Roman"/>
            <w:noProof/>
            <w:webHidden/>
          </w:rPr>
          <w:fldChar w:fldCharType="end"/>
        </w:r>
      </w:hyperlink>
    </w:p>
    <w:p w14:paraId="584A3B7D" w14:textId="70D37F03" w:rsidR="008C167D" w:rsidRPr="008C167D" w:rsidRDefault="00000000" w:rsidP="008C167D">
      <w:pPr>
        <w:pStyle w:val="TOC2"/>
        <w:tabs>
          <w:tab w:val="right" w:leader="dot" w:pos="9016"/>
        </w:tabs>
        <w:spacing w:after="0"/>
        <w:rPr>
          <w:rFonts w:ascii="Times New Roman" w:eastAsiaTheme="minorEastAsia" w:hAnsi="Times New Roman" w:cs="Times New Roman"/>
          <w:noProof/>
          <w:lang w:val="en-US"/>
        </w:rPr>
      </w:pPr>
      <w:hyperlink w:anchor="_Toc121156752" w:history="1">
        <w:r w:rsidR="008C167D" w:rsidRPr="008C167D">
          <w:rPr>
            <w:rStyle w:val="Hyperlink"/>
            <w:rFonts w:ascii="Times New Roman" w:hAnsi="Times New Roman" w:cs="Times New Roman"/>
            <w:noProof/>
          </w:rPr>
          <w:t>2.1 Non-Functional Requirements</w:t>
        </w:r>
        <w:r w:rsidR="008C167D" w:rsidRPr="008C167D">
          <w:rPr>
            <w:rFonts w:ascii="Times New Roman" w:hAnsi="Times New Roman" w:cs="Times New Roman"/>
            <w:noProof/>
            <w:webHidden/>
          </w:rPr>
          <w:tab/>
        </w:r>
        <w:r w:rsidR="008C167D" w:rsidRPr="008C167D">
          <w:rPr>
            <w:rFonts w:ascii="Times New Roman" w:hAnsi="Times New Roman" w:cs="Times New Roman"/>
            <w:noProof/>
            <w:webHidden/>
          </w:rPr>
          <w:fldChar w:fldCharType="begin"/>
        </w:r>
        <w:r w:rsidR="008C167D" w:rsidRPr="008C167D">
          <w:rPr>
            <w:rFonts w:ascii="Times New Roman" w:hAnsi="Times New Roman" w:cs="Times New Roman"/>
            <w:noProof/>
            <w:webHidden/>
          </w:rPr>
          <w:instrText xml:space="preserve"> PAGEREF _Toc121156752 \h </w:instrText>
        </w:r>
        <w:r w:rsidR="008C167D" w:rsidRPr="008C167D">
          <w:rPr>
            <w:rFonts w:ascii="Times New Roman" w:hAnsi="Times New Roman" w:cs="Times New Roman"/>
            <w:noProof/>
            <w:webHidden/>
          </w:rPr>
        </w:r>
        <w:r w:rsidR="008C167D" w:rsidRPr="008C167D">
          <w:rPr>
            <w:rFonts w:ascii="Times New Roman" w:hAnsi="Times New Roman" w:cs="Times New Roman"/>
            <w:noProof/>
            <w:webHidden/>
          </w:rPr>
          <w:fldChar w:fldCharType="separate"/>
        </w:r>
        <w:r w:rsidR="008C167D" w:rsidRPr="008C167D">
          <w:rPr>
            <w:rFonts w:ascii="Times New Roman" w:hAnsi="Times New Roman" w:cs="Times New Roman"/>
            <w:noProof/>
            <w:webHidden/>
          </w:rPr>
          <w:t>7</w:t>
        </w:r>
        <w:r w:rsidR="008C167D" w:rsidRPr="008C167D">
          <w:rPr>
            <w:rFonts w:ascii="Times New Roman" w:hAnsi="Times New Roman" w:cs="Times New Roman"/>
            <w:noProof/>
            <w:webHidden/>
          </w:rPr>
          <w:fldChar w:fldCharType="end"/>
        </w:r>
      </w:hyperlink>
    </w:p>
    <w:p w14:paraId="32D913B0" w14:textId="127676AB" w:rsidR="008C167D" w:rsidRPr="008C167D" w:rsidRDefault="00000000" w:rsidP="008C167D">
      <w:pPr>
        <w:pStyle w:val="TOC2"/>
        <w:tabs>
          <w:tab w:val="right" w:leader="dot" w:pos="9016"/>
        </w:tabs>
        <w:spacing w:after="0"/>
        <w:rPr>
          <w:rFonts w:ascii="Times New Roman" w:eastAsiaTheme="minorEastAsia" w:hAnsi="Times New Roman" w:cs="Times New Roman"/>
          <w:noProof/>
          <w:lang w:val="en-US"/>
        </w:rPr>
      </w:pPr>
      <w:hyperlink w:anchor="_Toc121156753" w:history="1">
        <w:r w:rsidR="008C167D" w:rsidRPr="008C167D">
          <w:rPr>
            <w:rStyle w:val="Hyperlink"/>
            <w:rFonts w:ascii="Times New Roman" w:hAnsi="Times New Roman" w:cs="Times New Roman"/>
            <w:noProof/>
          </w:rPr>
          <w:t>2.2 Functional Requirements</w:t>
        </w:r>
        <w:r w:rsidR="008C167D" w:rsidRPr="008C167D">
          <w:rPr>
            <w:rFonts w:ascii="Times New Roman" w:hAnsi="Times New Roman" w:cs="Times New Roman"/>
            <w:noProof/>
            <w:webHidden/>
          </w:rPr>
          <w:tab/>
        </w:r>
        <w:r w:rsidR="008C167D" w:rsidRPr="008C167D">
          <w:rPr>
            <w:rFonts w:ascii="Times New Roman" w:hAnsi="Times New Roman" w:cs="Times New Roman"/>
            <w:noProof/>
            <w:webHidden/>
          </w:rPr>
          <w:fldChar w:fldCharType="begin"/>
        </w:r>
        <w:r w:rsidR="008C167D" w:rsidRPr="008C167D">
          <w:rPr>
            <w:rFonts w:ascii="Times New Roman" w:hAnsi="Times New Roman" w:cs="Times New Roman"/>
            <w:noProof/>
            <w:webHidden/>
          </w:rPr>
          <w:instrText xml:space="preserve"> PAGEREF _Toc121156753 \h </w:instrText>
        </w:r>
        <w:r w:rsidR="008C167D" w:rsidRPr="008C167D">
          <w:rPr>
            <w:rFonts w:ascii="Times New Roman" w:hAnsi="Times New Roman" w:cs="Times New Roman"/>
            <w:noProof/>
            <w:webHidden/>
          </w:rPr>
        </w:r>
        <w:r w:rsidR="008C167D" w:rsidRPr="008C167D">
          <w:rPr>
            <w:rFonts w:ascii="Times New Roman" w:hAnsi="Times New Roman" w:cs="Times New Roman"/>
            <w:noProof/>
            <w:webHidden/>
          </w:rPr>
          <w:fldChar w:fldCharType="separate"/>
        </w:r>
        <w:r w:rsidR="008C167D" w:rsidRPr="008C167D">
          <w:rPr>
            <w:rFonts w:ascii="Times New Roman" w:hAnsi="Times New Roman" w:cs="Times New Roman"/>
            <w:noProof/>
            <w:webHidden/>
          </w:rPr>
          <w:t>8</w:t>
        </w:r>
        <w:r w:rsidR="008C167D" w:rsidRPr="008C167D">
          <w:rPr>
            <w:rFonts w:ascii="Times New Roman" w:hAnsi="Times New Roman" w:cs="Times New Roman"/>
            <w:noProof/>
            <w:webHidden/>
          </w:rPr>
          <w:fldChar w:fldCharType="end"/>
        </w:r>
      </w:hyperlink>
    </w:p>
    <w:p w14:paraId="4CD51949" w14:textId="14C5B7A6" w:rsidR="008C167D" w:rsidRPr="008C167D" w:rsidRDefault="00000000" w:rsidP="008C167D">
      <w:pPr>
        <w:pStyle w:val="TOC1"/>
        <w:tabs>
          <w:tab w:val="right" w:leader="dot" w:pos="9016"/>
        </w:tabs>
        <w:spacing w:after="0"/>
        <w:rPr>
          <w:rFonts w:ascii="Times New Roman" w:eastAsiaTheme="minorEastAsia" w:hAnsi="Times New Roman" w:cs="Times New Roman"/>
          <w:noProof/>
          <w:lang w:val="en-US"/>
        </w:rPr>
      </w:pPr>
      <w:hyperlink w:anchor="_Toc121156754" w:history="1">
        <w:r w:rsidR="008C167D" w:rsidRPr="008C167D">
          <w:rPr>
            <w:rStyle w:val="Hyperlink"/>
            <w:rFonts w:ascii="Times New Roman" w:hAnsi="Times New Roman" w:cs="Times New Roman"/>
            <w:noProof/>
          </w:rPr>
          <w:t>3. Design Diagrams</w:t>
        </w:r>
        <w:r w:rsidR="008C167D" w:rsidRPr="008C167D">
          <w:rPr>
            <w:rFonts w:ascii="Times New Roman" w:hAnsi="Times New Roman" w:cs="Times New Roman"/>
            <w:noProof/>
            <w:webHidden/>
          </w:rPr>
          <w:tab/>
        </w:r>
        <w:r w:rsidR="008C167D" w:rsidRPr="008C167D">
          <w:rPr>
            <w:rFonts w:ascii="Times New Roman" w:hAnsi="Times New Roman" w:cs="Times New Roman"/>
            <w:noProof/>
            <w:webHidden/>
          </w:rPr>
          <w:fldChar w:fldCharType="begin"/>
        </w:r>
        <w:r w:rsidR="008C167D" w:rsidRPr="008C167D">
          <w:rPr>
            <w:rFonts w:ascii="Times New Roman" w:hAnsi="Times New Roman" w:cs="Times New Roman"/>
            <w:noProof/>
            <w:webHidden/>
          </w:rPr>
          <w:instrText xml:space="preserve"> PAGEREF _Toc121156754 \h </w:instrText>
        </w:r>
        <w:r w:rsidR="008C167D" w:rsidRPr="008C167D">
          <w:rPr>
            <w:rFonts w:ascii="Times New Roman" w:hAnsi="Times New Roman" w:cs="Times New Roman"/>
            <w:noProof/>
            <w:webHidden/>
          </w:rPr>
        </w:r>
        <w:r w:rsidR="008C167D" w:rsidRPr="008C167D">
          <w:rPr>
            <w:rFonts w:ascii="Times New Roman" w:hAnsi="Times New Roman" w:cs="Times New Roman"/>
            <w:noProof/>
            <w:webHidden/>
          </w:rPr>
          <w:fldChar w:fldCharType="separate"/>
        </w:r>
        <w:r w:rsidR="008C167D" w:rsidRPr="008C167D">
          <w:rPr>
            <w:rFonts w:ascii="Times New Roman" w:hAnsi="Times New Roman" w:cs="Times New Roman"/>
            <w:noProof/>
            <w:webHidden/>
          </w:rPr>
          <w:t>11</w:t>
        </w:r>
        <w:r w:rsidR="008C167D" w:rsidRPr="008C167D">
          <w:rPr>
            <w:rFonts w:ascii="Times New Roman" w:hAnsi="Times New Roman" w:cs="Times New Roman"/>
            <w:noProof/>
            <w:webHidden/>
          </w:rPr>
          <w:fldChar w:fldCharType="end"/>
        </w:r>
      </w:hyperlink>
    </w:p>
    <w:p w14:paraId="2637D0E6" w14:textId="073E0A12" w:rsidR="008C167D" w:rsidRPr="008C167D" w:rsidRDefault="00000000" w:rsidP="008C167D">
      <w:pPr>
        <w:pStyle w:val="TOC2"/>
        <w:tabs>
          <w:tab w:val="right" w:leader="dot" w:pos="9016"/>
        </w:tabs>
        <w:spacing w:after="0"/>
        <w:rPr>
          <w:rFonts w:ascii="Times New Roman" w:eastAsiaTheme="minorEastAsia" w:hAnsi="Times New Roman" w:cs="Times New Roman"/>
          <w:noProof/>
          <w:lang w:val="en-US"/>
        </w:rPr>
      </w:pPr>
      <w:hyperlink w:anchor="_Toc121156755" w:history="1">
        <w:r w:rsidR="008C167D" w:rsidRPr="008C167D">
          <w:rPr>
            <w:rStyle w:val="Hyperlink"/>
            <w:rFonts w:ascii="Times New Roman" w:hAnsi="Times New Roman" w:cs="Times New Roman"/>
            <w:noProof/>
          </w:rPr>
          <w:t>3.1 Use-Case Diagram</w:t>
        </w:r>
        <w:r w:rsidR="008C167D" w:rsidRPr="008C167D">
          <w:rPr>
            <w:rFonts w:ascii="Times New Roman" w:hAnsi="Times New Roman" w:cs="Times New Roman"/>
            <w:noProof/>
            <w:webHidden/>
          </w:rPr>
          <w:tab/>
        </w:r>
        <w:r w:rsidR="008C167D" w:rsidRPr="008C167D">
          <w:rPr>
            <w:rFonts w:ascii="Times New Roman" w:hAnsi="Times New Roman" w:cs="Times New Roman"/>
            <w:noProof/>
            <w:webHidden/>
          </w:rPr>
          <w:fldChar w:fldCharType="begin"/>
        </w:r>
        <w:r w:rsidR="008C167D" w:rsidRPr="008C167D">
          <w:rPr>
            <w:rFonts w:ascii="Times New Roman" w:hAnsi="Times New Roman" w:cs="Times New Roman"/>
            <w:noProof/>
            <w:webHidden/>
          </w:rPr>
          <w:instrText xml:space="preserve"> PAGEREF _Toc121156755 \h </w:instrText>
        </w:r>
        <w:r w:rsidR="008C167D" w:rsidRPr="008C167D">
          <w:rPr>
            <w:rFonts w:ascii="Times New Roman" w:hAnsi="Times New Roman" w:cs="Times New Roman"/>
            <w:noProof/>
            <w:webHidden/>
          </w:rPr>
        </w:r>
        <w:r w:rsidR="008C167D" w:rsidRPr="008C167D">
          <w:rPr>
            <w:rFonts w:ascii="Times New Roman" w:hAnsi="Times New Roman" w:cs="Times New Roman"/>
            <w:noProof/>
            <w:webHidden/>
          </w:rPr>
          <w:fldChar w:fldCharType="separate"/>
        </w:r>
        <w:r w:rsidR="008C167D" w:rsidRPr="008C167D">
          <w:rPr>
            <w:rFonts w:ascii="Times New Roman" w:hAnsi="Times New Roman" w:cs="Times New Roman"/>
            <w:noProof/>
            <w:webHidden/>
          </w:rPr>
          <w:t>11</w:t>
        </w:r>
        <w:r w:rsidR="008C167D" w:rsidRPr="008C167D">
          <w:rPr>
            <w:rFonts w:ascii="Times New Roman" w:hAnsi="Times New Roman" w:cs="Times New Roman"/>
            <w:noProof/>
            <w:webHidden/>
          </w:rPr>
          <w:fldChar w:fldCharType="end"/>
        </w:r>
      </w:hyperlink>
    </w:p>
    <w:p w14:paraId="4655D70E" w14:textId="395E74D3" w:rsidR="008C167D" w:rsidRPr="008C167D" w:rsidRDefault="00000000" w:rsidP="008C167D">
      <w:pPr>
        <w:pStyle w:val="TOC2"/>
        <w:tabs>
          <w:tab w:val="right" w:leader="dot" w:pos="9016"/>
        </w:tabs>
        <w:spacing w:after="0"/>
        <w:rPr>
          <w:rFonts w:ascii="Times New Roman" w:eastAsiaTheme="minorEastAsia" w:hAnsi="Times New Roman" w:cs="Times New Roman"/>
          <w:noProof/>
          <w:lang w:val="en-US"/>
        </w:rPr>
      </w:pPr>
      <w:hyperlink w:anchor="_Toc121156756" w:history="1">
        <w:r w:rsidR="008C167D" w:rsidRPr="008C167D">
          <w:rPr>
            <w:rStyle w:val="Hyperlink"/>
            <w:rFonts w:ascii="Times New Roman" w:hAnsi="Times New Roman" w:cs="Times New Roman"/>
            <w:noProof/>
          </w:rPr>
          <w:t>3.2 Control System Diagram</w:t>
        </w:r>
        <w:r w:rsidR="008C167D" w:rsidRPr="008C167D">
          <w:rPr>
            <w:rFonts w:ascii="Times New Roman" w:hAnsi="Times New Roman" w:cs="Times New Roman"/>
            <w:noProof/>
            <w:webHidden/>
          </w:rPr>
          <w:tab/>
        </w:r>
        <w:r w:rsidR="008C167D" w:rsidRPr="008C167D">
          <w:rPr>
            <w:rFonts w:ascii="Times New Roman" w:hAnsi="Times New Roman" w:cs="Times New Roman"/>
            <w:noProof/>
            <w:webHidden/>
          </w:rPr>
          <w:fldChar w:fldCharType="begin"/>
        </w:r>
        <w:r w:rsidR="008C167D" w:rsidRPr="008C167D">
          <w:rPr>
            <w:rFonts w:ascii="Times New Roman" w:hAnsi="Times New Roman" w:cs="Times New Roman"/>
            <w:noProof/>
            <w:webHidden/>
          </w:rPr>
          <w:instrText xml:space="preserve"> PAGEREF _Toc121156756 \h </w:instrText>
        </w:r>
        <w:r w:rsidR="008C167D" w:rsidRPr="008C167D">
          <w:rPr>
            <w:rFonts w:ascii="Times New Roman" w:hAnsi="Times New Roman" w:cs="Times New Roman"/>
            <w:noProof/>
            <w:webHidden/>
          </w:rPr>
        </w:r>
        <w:r w:rsidR="008C167D" w:rsidRPr="008C167D">
          <w:rPr>
            <w:rFonts w:ascii="Times New Roman" w:hAnsi="Times New Roman" w:cs="Times New Roman"/>
            <w:noProof/>
            <w:webHidden/>
          </w:rPr>
          <w:fldChar w:fldCharType="separate"/>
        </w:r>
        <w:r w:rsidR="008C167D" w:rsidRPr="008C167D">
          <w:rPr>
            <w:rFonts w:ascii="Times New Roman" w:hAnsi="Times New Roman" w:cs="Times New Roman"/>
            <w:noProof/>
            <w:webHidden/>
          </w:rPr>
          <w:t>14</w:t>
        </w:r>
        <w:r w:rsidR="008C167D" w:rsidRPr="008C167D">
          <w:rPr>
            <w:rFonts w:ascii="Times New Roman" w:hAnsi="Times New Roman" w:cs="Times New Roman"/>
            <w:noProof/>
            <w:webHidden/>
          </w:rPr>
          <w:fldChar w:fldCharType="end"/>
        </w:r>
      </w:hyperlink>
    </w:p>
    <w:p w14:paraId="66280335" w14:textId="54BF1853" w:rsidR="008C167D" w:rsidRPr="008C167D" w:rsidRDefault="00000000" w:rsidP="008C167D">
      <w:pPr>
        <w:pStyle w:val="TOC2"/>
        <w:tabs>
          <w:tab w:val="right" w:leader="dot" w:pos="9016"/>
        </w:tabs>
        <w:spacing w:after="0"/>
        <w:rPr>
          <w:rFonts w:ascii="Times New Roman" w:eastAsiaTheme="minorEastAsia" w:hAnsi="Times New Roman" w:cs="Times New Roman"/>
          <w:noProof/>
          <w:lang w:val="en-US"/>
        </w:rPr>
      </w:pPr>
      <w:hyperlink w:anchor="_Toc121156757" w:history="1">
        <w:r w:rsidR="008C167D" w:rsidRPr="008C167D">
          <w:rPr>
            <w:rStyle w:val="Hyperlink"/>
            <w:rFonts w:ascii="Times New Roman" w:hAnsi="Times New Roman" w:cs="Times New Roman"/>
            <w:noProof/>
          </w:rPr>
          <w:t>3.3 Finite State Machine</w:t>
        </w:r>
        <w:r w:rsidR="008C167D" w:rsidRPr="008C167D">
          <w:rPr>
            <w:rFonts w:ascii="Times New Roman" w:hAnsi="Times New Roman" w:cs="Times New Roman"/>
            <w:noProof/>
            <w:webHidden/>
          </w:rPr>
          <w:tab/>
        </w:r>
        <w:r w:rsidR="008C167D" w:rsidRPr="008C167D">
          <w:rPr>
            <w:rFonts w:ascii="Times New Roman" w:hAnsi="Times New Roman" w:cs="Times New Roman"/>
            <w:noProof/>
            <w:webHidden/>
          </w:rPr>
          <w:fldChar w:fldCharType="begin"/>
        </w:r>
        <w:r w:rsidR="008C167D" w:rsidRPr="008C167D">
          <w:rPr>
            <w:rFonts w:ascii="Times New Roman" w:hAnsi="Times New Roman" w:cs="Times New Roman"/>
            <w:noProof/>
            <w:webHidden/>
          </w:rPr>
          <w:instrText xml:space="preserve"> PAGEREF _Toc121156757 \h </w:instrText>
        </w:r>
        <w:r w:rsidR="008C167D" w:rsidRPr="008C167D">
          <w:rPr>
            <w:rFonts w:ascii="Times New Roman" w:hAnsi="Times New Roman" w:cs="Times New Roman"/>
            <w:noProof/>
            <w:webHidden/>
          </w:rPr>
        </w:r>
        <w:r w:rsidR="008C167D" w:rsidRPr="008C167D">
          <w:rPr>
            <w:rFonts w:ascii="Times New Roman" w:hAnsi="Times New Roman" w:cs="Times New Roman"/>
            <w:noProof/>
            <w:webHidden/>
          </w:rPr>
          <w:fldChar w:fldCharType="separate"/>
        </w:r>
        <w:r w:rsidR="008C167D" w:rsidRPr="008C167D">
          <w:rPr>
            <w:rFonts w:ascii="Times New Roman" w:hAnsi="Times New Roman" w:cs="Times New Roman"/>
            <w:noProof/>
            <w:webHidden/>
          </w:rPr>
          <w:t>15</w:t>
        </w:r>
        <w:r w:rsidR="008C167D" w:rsidRPr="008C167D">
          <w:rPr>
            <w:rFonts w:ascii="Times New Roman" w:hAnsi="Times New Roman" w:cs="Times New Roman"/>
            <w:noProof/>
            <w:webHidden/>
          </w:rPr>
          <w:fldChar w:fldCharType="end"/>
        </w:r>
      </w:hyperlink>
    </w:p>
    <w:p w14:paraId="28100144" w14:textId="4EBACE5A" w:rsidR="008C167D" w:rsidRPr="008C167D" w:rsidRDefault="00000000" w:rsidP="008C167D">
      <w:pPr>
        <w:pStyle w:val="TOC2"/>
        <w:tabs>
          <w:tab w:val="right" w:leader="dot" w:pos="9016"/>
        </w:tabs>
        <w:spacing w:after="0"/>
        <w:rPr>
          <w:rFonts w:ascii="Times New Roman" w:eastAsiaTheme="minorEastAsia" w:hAnsi="Times New Roman" w:cs="Times New Roman"/>
          <w:noProof/>
          <w:lang w:val="en-US"/>
        </w:rPr>
      </w:pPr>
      <w:hyperlink w:anchor="_Toc121156758" w:history="1">
        <w:r w:rsidR="008C167D" w:rsidRPr="008C167D">
          <w:rPr>
            <w:rStyle w:val="Hyperlink"/>
            <w:rFonts w:ascii="Times New Roman" w:hAnsi="Times New Roman" w:cs="Times New Roman"/>
            <w:noProof/>
          </w:rPr>
          <w:t>3.4 Data flow</w:t>
        </w:r>
        <w:r w:rsidR="008C167D" w:rsidRPr="008C167D">
          <w:rPr>
            <w:rFonts w:ascii="Times New Roman" w:hAnsi="Times New Roman" w:cs="Times New Roman"/>
            <w:noProof/>
            <w:webHidden/>
          </w:rPr>
          <w:tab/>
        </w:r>
        <w:r w:rsidR="008C167D" w:rsidRPr="008C167D">
          <w:rPr>
            <w:rFonts w:ascii="Times New Roman" w:hAnsi="Times New Roman" w:cs="Times New Roman"/>
            <w:noProof/>
            <w:webHidden/>
          </w:rPr>
          <w:fldChar w:fldCharType="begin"/>
        </w:r>
        <w:r w:rsidR="008C167D" w:rsidRPr="008C167D">
          <w:rPr>
            <w:rFonts w:ascii="Times New Roman" w:hAnsi="Times New Roman" w:cs="Times New Roman"/>
            <w:noProof/>
            <w:webHidden/>
          </w:rPr>
          <w:instrText xml:space="preserve"> PAGEREF _Toc121156758 \h </w:instrText>
        </w:r>
        <w:r w:rsidR="008C167D" w:rsidRPr="008C167D">
          <w:rPr>
            <w:rFonts w:ascii="Times New Roman" w:hAnsi="Times New Roman" w:cs="Times New Roman"/>
            <w:noProof/>
            <w:webHidden/>
          </w:rPr>
        </w:r>
        <w:r w:rsidR="008C167D" w:rsidRPr="008C167D">
          <w:rPr>
            <w:rFonts w:ascii="Times New Roman" w:hAnsi="Times New Roman" w:cs="Times New Roman"/>
            <w:noProof/>
            <w:webHidden/>
          </w:rPr>
          <w:fldChar w:fldCharType="separate"/>
        </w:r>
        <w:r w:rsidR="008C167D" w:rsidRPr="008C167D">
          <w:rPr>
            <w:rFonts w:ascii="Times New Roman" w:hAnsi="Times New Roman" w:cs="Times New Roman"/>
            <w:noProof/>
            <w:webHidden/>
          </w:rPr>
          <w:t>16</w:t>
        </w:r>
        <w:r w:rsidR="008C167D" w:rsidRPr="008C167D">
          <w:rPr>
            <w:rFonts w:ascii="Times New Roman" w:hAnsi="Times New Roman" w:cs="Times New Roman"/>
            <w:noProof/>
            <w:webHidden/>
          </w:rPr>
          <w:fldChar w:fldCharType="end"/>
        </w:r>
      </w:hyperlink>
    </w:p>
    <w:p w14:paraId="090D4E98" w14:textId="73B263C6" w:rsidR="008C167D" w:rsidRPr="008C167D" w:rsidRDefault="00000000" w:rsidP="008C167D">
      <w:pPr>
        <w:pStyle w:val="TOC1"/>
        <w:tabs>
          <w:tab w:val="right" w:leader="dot" w:pos="9016"/>
        </w:tabs>
        <w:spacing w:after="0"/>
        <w:rPr>
          <w:rFonts w:ascii="Times New Roman" w:eastAsiaTheme="minorEastAsia" w:hAnsi="Times New Roman" w:cs="Times New Roman"/>
          <w:noProof/>
          <w:lang w:val="en-US"/>
        </w:rPr>
      </w:pPr>
      <w:hyperlink w:anchor="_Toc121156759" w:history="1">
        <w:r w:rsidR="008C167D" w:rsidRPr="008C167D">
          <w:rPr>
            <w:rStyle w:val="Hyperlink"/>
            <w:rFonts w:ascii="Times New Roman" w:hAnsi="Times New Roman" w:cs="Times New Roman"/>
            <w:noProof/>
          </w:rPr>
          <w:t>4. UML Diagrams</w:t>
        </w:r>
        <w:r w:rsidR="008C167D" w:rsidRPr="008C167D">
          <w:rPr>
            <w:rFonts w:ascii="Times New Roman" w:hAnsi="Times New Roman" w:cs="Times New Roman"/>
            <w:noProof/>
            <w:webHidden/>
          </w:rPr>
          <w:tab/>
        </w:r>
        <w:r w:rsidR="008C167D" w:rsidRPr="008C167D">
          <w:rPr>
            <w:rFonts w:ascii="Times New Roman" w:hAnsi="Times New Roman" w:cs="Times New Roman"/>
            <w:noProof/>
            <w:webHidden/>
          </w:rPr>
          <w:fldChar w:fldCharType="begin"/>
        </w:r>
        <w:r w:rsidR="008C167D" w:rsidRPr="008C167D">
          <w:rPr>
            <w:rFonts w:ascii="Times New Roman" w:hAnsi="Times New Roman" w:cs="Times New Roman"/>
            <w:noProof/>
            <w:webHidden/>
          </w:rPr>
          <w:instrText xml:space="preserve"> PAGEREF _Toc121156759 \h </w:instrText>
        </w:r>
        <w:r w:rsidR="008C167D" w:rsidRPr="008C167D">
          <w:rPr>
            <w:rFonts w:ascii="Times New Roman" w:hAnsi="Times New Roman" w:cs="Times New Roman"/>
            <w:noProof/>
            <w:webHidden/>
          </w:rPr>
        </w:r>
        <w:r w:rsidR="008C167D" w:rsidRPr="008C167D">
          <w:rPr>
            <w:rFonts w:ascii="Times New Roman" w:hAnsi="Times New Roman" w:cs="Times New Roman"/>
            <w:noProof/>
            <w:webHidden/>
          </w:rPr>
          <w:fldChar w:fldCharType="separate"/>
        </w:r>
        <w:r w:rsidR="008C167D" w:rsidRPr="008C167D">
          <w:rPr>
            <w:rFonts w:ascii="Times New Roman" w:hAnsi="Times New Roman" w:cs="Times New Roman"/>
            <w:noProof/>
            <w:webHidden/>
          </w:rPr>
          <w:t>19</w:t>
        </w:r>
        <w:r w:rsidR="008C167D" w:rsidRPr="008C167D">
          <w:rPr>
            <w:rFonts w:ascii="Times New Roman" w:hAnsi="Times New Roman" w:cs="Times New Roman"/>
            <w:noProof/>
            <w:webHidden/>
          </w:rPr>
          <w:fldChar w:fldCharType="end"/>
        </w:r>
      </w:hyperlink>
    </w:p>
    <w:p w14:paraId="5E8CDC3B" w14:textId="42A7F1DB" w:rsidR="008C167D" w:rsidRPr="008C167D" w:rsidRDefault="00000000" w:rsidP="008C167D">
      <w:pPr>
        <w:pStyle w:val="TOC2"/>
        <w:tabs>
          <w:tab w:val="right" w:leader="dot" w:pos="9016"/>
        </w:tabs>
        <w:spacing w:after="0"/>
        <w:rPr>
          <w:rFonts w:ascii="Times New Roman" w:eastAsiaTheme="minorEastAsia" w:hAnsi="Times New Roman" w:cs="Times New Roman"/>
          <w:noProof/>
          <w:lang w:val="en-US"/>
        </w:rPr>
      </w:pPr>
      <w:hyperlink w:anchor="_Toc121156760" w:history="1">
        <w:r w:rsidR="008C167D" w:rsidRPr="008C167D">
          <w:rPr>
            <w:rStyle w:val="Hyperlink"/>
            <w:rFonts w:ascii="Times New Roman" w:hAnsi="Times New Roman" w:cs="Times New Roman"/>
            <w:noProof/>
          </w:rPr>
          <w:t>4.1 UML Package Diagram</w:t>
        </w:r>
        <w:r w:rsidR="008C167D" w:rsidRPr="008C167D">
          <w:rPr>
            <w:rFonts w:ascii="Times New Roman" w:hAnsi="Times New Roman" w:cs="Times New Roman"/>
            <w:noProof/>
            <w:webHidden/>
          </w:rPr>
          <w:tab/>
        </w:r>
        <w:r w:rsidR="008C167D" w:rsidRPr="008C167D">
          <w:rPr>
            <w:rFonts w:ascii="Times New Roman" w:hAnsi="Times New Roman" w:cs="Times New Roman"/>
            <w:noProof/>
            <w:webHidden/>
          </w:rPr>
          <w:fldChar w:fldCharType="begin"/>
        </w:r>
        <w:r w:rsidR="008C167D" w:rsidRPr="008C167D">
          <w:rPr>
            <w:rFonts w:ascii="Times New Roman" w:hAnsi="Times New Roman" w:cs="Times New Roman"/>
            <w:noProof/>
            <w:webHidden/>
          </w:rPr>
          <w:instrText xml:space="preserve"> PAGEREF _Toc121156760 \h </w:instrText>
        </w:r>
        <w:r w:rsidR="008C167D" w:rsidRPr="008C167D">
          <w:rPr>
            <w:rFonts w:ascii="Times New Roman" w:hAnsi="Times New Roman" w:cs="Times New Roman"/>
            <w:noProof/>
            <w:webHidden/>
          </w:rPr>
        </w:r>
        <w:r w:rsidR="008C167D" w:rsidRPr="008C167D">
          <w:rPr>
            <w:rFonts w:ascii="Times New Roman" w:hAnsi="Times New Roman" w:cs="Times New Roman"/>
            <w:noProof/>
            <w:webHidden/>
          </w:rPr>
          <w:fldChar w:fldCharType="separate"/>
        </w:r>
        <w:r w:rsidR="008C167D" w:rsidRPr="008C167D">
          <w:rPr>
            <w:rFonts w:ascii="Times New Roman" w:hAnsi="Times New Roman" w:cs="Times New Roman"/>
            <w:noProof/>
            <w:webHidden/>
          </w:rPr>
          <w:t>19</w:t>
        </w:r>
        <w:r w:rsidR="008C167D" w:rsidRPr="008C167D">
          <w:rPr>
            <w:rFonts w:ascii="Times New Roman" w:hAnsi="Times New Roman" w:cs="Times New Roman"/>
            <w:noProof/>
            <w:webHidden/>
          </w:rPr>
          <w:fldChar w:fldCharType="end"/>
        </w:r>
      </w:hyperlink>
    </w:p>
    <w:p w14:paraId="5CE9BA6B" w14:textId="30EF99AD" w:rsidR="008C167D" w:rsidRPr="008C167D" w:rsidRDefault="00000000" w:rsidP="008C167D">
      <w:pPr>
        <w:pStyle w:val="TOC2"/>
        <w:tabs>
          <w:tab w:val="right" w:leader="dot" w:pos="9016"/>
        </w:tabs>
        <w:spacing w:after="0"/>
        <w:rPr>
          <w:rFonts w:ascii="Times New Roman" w:eastAsiaTheme="minorEastAsia" w:hAnsi="Times New Roman" w:cs="Times New Roman"/>
          <w:noProof/>
          <w:lang w:val="en-US"/>
        </w:rPr>
      </w:pPr>
      <w:hyperlink w:anchor="_Toc121156761" w:history="1">
        <w:r w:rsidR="008C167D" w:rsidRPr="008C167D">
          <w:rPr>
            <w:rStyle w:val="Hyperlink"/>
            <w:rFonts w:ascii="Times New Roman" w:hAnsi="Times New Roman" w:cs="Times New Roman"/>
            <w:noProof/>
          </w:rPr>
          <w:t>4.2 UML Class Diagrams</w:t>
        </w:r>
        <w:r w:rsidR="008C167D" w:rsidRPr="008C167D">
          <w:rPr>
            <w:rFonts w:ascii="Times New Roman" w:hAnsi="Times New Roman" w:cs="Times New Roman"/>
            <w:noProof/>
            <w:webHidden/>
          </w:rPr>
          <w:tab/>
        </w:r>
        <w:r w:rsidR="008C167D" w:rsidRPr="008C167D">
          <w:rPr>
            <w:rFonts w:ascii="Times New Roman" w:hAnsi="Times New Roman" w:cs="Times New Roman"/>
            <w:noProof/>
            <w:webHidden/>
          </w:rPr>
          <w:fldChar w:fldCharType="begin"/>
        </w:r>
        <w:r w:rsidR="008C167D" w:rsidRPr="008C167D">
          <w:rPr>
            <w:rFonts w:ascii="Times New Roman" w:hAnsi="Times New Roman" w:cs="Times New Roman"/>
            <w:noProof/>
            <w:webHidden/>
          </w:rPr>
          <w:instrText xml:space="preserve"> PAGEREF _Toc121156761 \h </w:instrText>
        </w:r>
        <w:r w:rsidR="008C167D" w:rsidRPr="008C167D">
          <w:rPr>
            <w:rFonts w:ascii="Times New Roman" w:hAnsi="Times New Roman" w:cs="Times New Roman"/>
            <w:noProof/>
            <w:webHidden/>
          </w:rPr>
        </w:r>
        <w:r w:rsidR="008C167D" w:rsidRPr="008C167D">
          <w:rPr>
            <w:rFonts w:ascii="Times New Roman" w:hAnsi="Times New Roman" w:cs="Times New Roman"/>
            <w:noProof/>
            <w:webHidden/>
          </w:rPr>
          <w:fldChar w:fldCharType="separate"/>
        </w:r>
        <w:r w:rsidR="008C167D" w:rsidRPr="008C167D">
          <w:rPr>
            <w:rFonts w:ascii="Times New Roman" w:hAnsi="Times New Roman" w:cs="Times New Roman"/>
            <w:noProof/>
            <w:webHidden/>
          </w:rPr>
          <w:t>20</w:t>
        </w:r>
        <w:r w:rsidR="008C167D" w:rsidRPr="008C167D">
          <w:rPr>
            <w:rFonts w:ascii="Times New Roman" w:hAnsi="Times New Roman" w:cs="Times New Roman"/>
            <w:noProof/>
            <w:webHidden/>
          </w:rPr>
          <w:fldChar w:fldCharType="end"/>
        </w:r>
      </w:hyperlink>
    </w:p>
    <w:p w14:paraId="0DA185CC" w14:textId="69E776AD" w:rsidR="008C167D" w:rsidRPr="008C167D" w:rsidRDefault="00000000" w:rsidP="008C167D">
      <w:pPr>
        <w:pStyle w:val="TOC1"/>
        <w:tabs>
          <w:tab w:val="right" w:leader="dot" w:pos="9016"/>
        </w:tabs>
        <w:spacing w:after="0"/>
        <w:rPr>
          <w:rFonts w:ascii="Times New Roman" w:eastAsiaTheme="minorEastAsia" w:hAnsi="Times New Roman" w:cs="Times New Roman"/>
          <w:noProof/>
          <w:lang w:val="en-US"/>
        </w:rPr>
      </w:pPr>
      <w:hyperlink w:anchor="_Toc121156762" w:history="1">
        <w:r w:rsidR="008C167D" w:rsidRPr="008C167D">
          <w:rPr>
            <w:rStyle w:val="Hyperlink"/>
            <w:rFonts w:ascii="Times New Roman" w:hAnsi="Times New Roman" w:cs="Times New Roman"/>
            <w:noProof/>
          </w:rPr>
          <w:t>5. Final Version of the Application</w:t>
        </w:r>
        <w:r w:rsidR="008C167D" w:rsidRPr="008C167D">
          <w:rPr>
            <w:rFonts w:ascii="Times New Roman" w:hAnsi="Times New Roman" w:cs="Times New Roman"/>
            <w:noProof/>
            <w:webHidden/>
          </w:rPr>
          <w:tab/>
        </w:r>
        <w:r w:rsidR="008C167D" w:rsidRPr="008C167D">
          <w:rPr>
            <w:rFonts w:ascii="Times New Roman" w:hAnsi="Times New Roman" w:cs="Times New Roman"/>
            <w:noProof/>
            <w:webHidden/>
          </w:rPr>
          <w:fldChar w:fldCharType="begin"/>
        </w:r>
        <w:r w:rsidR="008C167D" w:rsidRPr="008C167D">
          <w:rPr>
            <w:rFonts w:ascii="Times New Roman" w:hAnsi="Times New Roman" w:cs="Times New Roman"/>
            <w:noProof/>
            <w:webHidden/>
          </w:rPr>
          <w:instrText xml:space="preserve"> PAGEREF _Toc121156762 \h </w:instrText>
        </w:r>
        <w:r w:rsidR="008C167D" w:rsidRPr="008C167D">
          <w:rPr>
            <w:rFonts w:ascii="Times New Roman" w:hAnsi="Times New Roman" w:cs="Times New Roman"/>
            <w:noProof/>
            <w:webHidden/>
          </w:rPr>
        </w:r>
        <w:r w:rsidR="008C167D" w:rsidRPr="008C167D">
          <w:rPr>
            <w:rFonts w:ascii="Times New Roman" w:hAnsi="Times New Roman" w:cs="Times New Roman"/>
            <w:noProof/>
            <w:webHidden/>
          </w:rPr>
          <w:fldChar w:fldCharType="separate"/>
        </w:r>
        <w:r w:rsidR="008C167D" w:rsidRPr="008C167D">
          <w:rPr>
            <w:rFonts w:ascii="Times New Roman" w:hAnsi="Times New Roman" w:cs="Times New Roman"/>
            <w:noProof/>
            <w:webHidden/>
          </w:rPr>
          <w:t>25</w:t>
        </w:r>
        <w:r w:rsidR="008C167D" w:rsidRPr="008C167D">
          <w:rPr>
            <w:rFonts w:ascii="Times New Roman" w:hAnsi="Times New Roman" w:cs="Times New Roman"/>
            <w:noProof/>
            <w:webHidden/>
          </w:rPr>
          <w:fldChar w:fldCharType="end"/>
        </w:r>
      </w:hyperlink>
    </w:p>
    <w:p w14:paraId="08969E4E" w14:textId="0CACA4AB" w:rsidR="008C167D" w:rsidRPr="008C167D" w:rsidRDefault="00000000" w:rsidP="008C167D">
      <w:pPr>
        <w:pStyle w:val="TOC2"/>
        <w:tabs>
          <w:tab w:val="right" w:leader="dot" w:pos="9016"/>
        </w:tabs>
        <w:spacing w:after="0"/>
        <w:rPr>
          <w:rFonts w:ascii="Times New Roman" w:eastAsiaTheme="minorEastAsia" w:hAnsi="Times New Roman" w:cs="Times New Roman"/>
          <w:noProof/>
          <w:lang w:val="en-US"/>
        </w:rPr>
      </w:pPr>
      <w:hyperlink w:anchor="_Toc121156763" w:history="1">
        <w:r w:rsidR="008C167D" w:rsidRPr="008C167D">
          <w:rPr>
            <w:rStyle w:val="Hyperlink"/>
            <w:rFonts w:ascii="Times New Roman" w:hAnsi="Times New Roman" w:cs="Times New Roman"/>
            <w:noProof/>
          </w:rPr>
          <w:t>5.1 Setup</w:t>
        </w:r>
        <w:r w:rsidR="008C167D" w:rsidRPr="008C167D">
          <w:rPr>
            <w:rFonts w:ascii="Times New Roman" w:hAnsi="Times New Roman" w:cs="Times New Roman"/>
            <w:noProof/>
            <w:webHidden/>
          </w:rPr>
          <w:tab/>
        </w:r>
        <w:r w:rsidR="008C167D" w:rsidRPr="008C167D">
          <w:rPr>
            <w:rFonts w:ascii="Times New Roman" w:hAnsi="Times New Roman" w:cs="Times New Roman"/>
            <w:noProof/>
            <w:webHidden/>
          </w:rPr>
          <w:fldChar w:fldCharType="begin"/>
        </w:r>
        <w:r w:rsidR="008C167D" w:rsidRPr="008C167D">
          <w:rPr>
            <w:rFonts w:ascii="Times New Roman" w:hAnsi="Times New Roman" w:cs="Times New Roman"/>
            <w:noProof/>
            <w:webHidden/>
          </w:rPr>
          <w:instrText xml:space="preserve"> PAGEREF _Toc121156763 \h </w:instrText>
        </w:r>
        <w:r w:rsidR="008C167D" w:rsidRPr="008C167D">
          <w:rPr>
            <w:rFonts w:ascii="Times New Roman" w:hAnsi="Times New Roman" w:cs="Times New Roman"/>
            <w:noProof/>
            <w:webHidden/>
          </w:rPr>
        </w:r>
        <w:r w:rsidR="008C167D" w:rsidRPr="008C167D">
          <w:rPr>
            <w:rFonts w:ascii="Times New Roman" w:hAnsi="Times New Roman" w:cs="Times New Roman"/>
            <w:noProof/>
            <w:webHidden/>
          </w:rPr>
          <w:fldChar w:fldCharType="separate"/>
        </w:r>
        <w:r w:rsidR="008C167D" w:rsidRPr="008C167D">
          <w:rPr>
            <w:rFonts w:ascii="Times New Roman" w:hAnsi="Times New Roman" w:cs="Times New Roman"/>
            <w:noProof/>
            <w:webHidden/>
          </w:rPr>
          <w:t>25</w:t>
        </w:r>
        <w:r w:rsidR="008C167D" w:rsidRPr="008C167D">
          <w:rPr>
            <w:rFonts w:ascii="Times New Roman" w:hAnsi="Times New Roman" w:cs="Times New Roman"/>
            <w:noProof/>
            <w:webHidden/>
          </w:rPr>
          <w:fldChar w:fldCharType="end"/>
        </w:r>
      </w:hyperlink>
    </w:p>
    <w:p w14:paraId="1543DCD9" w14:textId="6D359B5B" w:rsidR="008C167D" w:rsidRPr="008C167D" w:rsidRDefault="00000000" w:rsidP="008C167D">
      <w:pPr>
        <w:pStyle w:val="TOC2"/>
        <w:tabs>
          <w:tab w:val="right" w:leader="dot" w:pos="9016"/>
        </w:tabs>
        <w:spacing w:after="0"/>
        <w:rPr>
          <w:rFonts w:ascii="Times New Roman" w:eastAsiaTheme="minorEastAsia" w:hAnsi="Times New Roman" w:cs="Times New Roman"/>
          <w:noProof/>
          <w:lang w:val="en-US"/>
        </w:rPr>
      </w:pPr>
      <w:hyperlink w:anchor="_Toc121156764" w:history="1">
        <w:r w:rsidR="008C167D" w:rsidRPr="008C167D">
          <w:rPr>
            <w:rStyle w:val="Hyperlink"/>
            <w:rFonts w:ascii="Times New Roman" w:hAnsi="Times New Roman" w:cs="Times New Roman"/>
            <w:noProof/>
          </w:rPr>
          <w:t>5.2 Description of Application</w:t>
        </w:r>
        <w:r w:rsidR="008C167D" w:rsidRPr="008C167D">
          <w:rPr>
            <w:rFonts w:ascii="Times New Roman" w:hAnsi="Times New Roman" w:cs="Times New Roman"/>
            <w:noProof/>
            <w:webHidden/>
          </w:rPr>
          <w:tab/>
        </w:r>
        <w:r w:rsidR="008C167D" w:rsidRPr="008C167D">
          <w:rPr>
            <w:rFonts w:ascii="Times New Roman" w:hAnsi="Times New Roman" w:cs="Times New Roman"/>
            <w:noProof/>
            <w:webHidden/>
          </w:rPr>
          <w:fldChar w:fldCharType="begin"/>
        </w:r>
        <w:r w:rsidR="008C167D" w:rsidRPr="008C167D">
          <w:rPr>
            <w:rFonts w:ascii="Times New Roman" w:hAnsi="Times New Roman" w:cs="Times New Roman"/>
            <w:noProof/>
            <w:webHidden/>
          </w:rPr>
          <w:instrText xml:space="preserve"> PAGEREF _Toc121156764 \h </w:instrText>
        </w:r>
        <w:r w:rsidR="008C167D" w:rsidRPr="008C167D">
          <w:rPr>
            <w:rFonts w:ascii="Times New Roman" w:hAnsi="Times New Roman" w:cs="Times New Roman"/>
            <w:noProof/>
            <w:webHidden/>
          </w:rPr>
        </w:r>
        <w:r w:rsidR="008C167D" w:rsidRPr="008C167D">
          <w:rPr>
            <w:rFonts w:ascii="Times New Roman" w:hAnsi="Times New Roman" w:cs="Times New Roman"/>
            <w:noProof/>
            <w:webHidden/>
          </w:rPr>
          <w:fldChar w:fldCharType="separate"/>
        </w:r>
        <w:r w:rsidR="008C167D" w:rsidRPr="008C167D">
          <w:rPr>
            <w:rFonts w:ascii="Times New Roman" w:hAnsi="Times New Roman" w:cs="Times New Roman"/>
            <w:noProof/>
            <w:webHidden/>
          </w:rPr>
          <w:t>25</w:t>
        </w:r>
        <w:r w:rsidR="008C167D" w:rsidRPr="008C167D">
          <w:rPr>
            <w:rFonts w:ascii="Times New Roman" w:hAnsi="Times New Roman" w:cs="Times New Roman"/>
            <w:noProof/>
            <w:webHidden/>
          </w:rPr>
          <w:fldChar w:fldCharType="end"/>
        </w:r>
      </w:hyperlink>
    </w:p>
    <w:p w14:paraId="677C2162" w14:textId="11351118" w:rsidR="008C167D" w:rsidRPr="008C167D" w:rsidRDefault="00000000" w:rsidP="008C167D">
      <w:pPr>
        <w:pStyle w:val="TOC2"/>
        <w:tabs>
          <w:tab w:val="right" w:leader="dot" w:pos="9016"/>
        </w:tabs>
        <w:spacing w:after="0"/>
        <w:rPr>
          <w:rFonts w:ascii="Times New Roman" w:eastAsiaTheme="minorEastAsia" w:hAnsi="Times New Roman" w:cs="Times New Roman"/>
          <w:noProof/>
          <w:lang w:val="en-US"/>
        </w:rPr>
      </w:pPr>
      <w:hyperlink w:anchor="_Toc121156765" w:history="1">
        <w:r w:rsidR="008C167D" w:rsidRPr="008C167D">
          <w:rPr>
            <w:rStyle w:val="Hyperlink"/>
            <w:rFonts w:ascii="Times New Roman" w:hAnsi="Times New Roman" w:cs="Times New Roman"/>
            <w:noProof/>
          </w:rPr>
          <w:t>5.3 Description of Packages</w:t>
        </w:r>
        <w:r w:rsidR="008C167D" w:rsidRPr="008C167D">
          <w:rPr>
            <w:rFonts w:ascii="Times New Roman" w:hAnsi="Times New Roman" w:cs="Times New Roman"/>
            <w:noProof/>
            <w:webHidden/>
          </w:rPr>
          <w:tab/>
        </w:r>
        <w:r w:rsidR="008C167D" w:rsidRPr="008C167D">
          <w:rPr>
            <w:rFonts w:ascii="Times New Roman" w:hAnsi="Times New Roman" w:cs="Times New Roman"/>
            <w:noProof/>
            <w:webHidden/>
          </w:rPr>
          <w:fldChar w:fldCharType="begin"/>
        </w:r>
        <w:r w:rsidR="008C167D" w:rsidRPr="008C167D">
          <w:rPr>
            <w:rFonts w:ascii="Times New Roman" w:hAnsi="Times New Roman" w:cs="Times New Roman"/>
            <w:noProof/>
            <w:webHidden/>
          </w:rPr>
          <w:instrText xml:space="preserve"> PAGEREF _Toc121156765 \h </w:instrText>
        </w:r>
        <w:r w:rsidR="008C167D" w:rsidRPr="008C167D">
          <w:rPr>
            <w:rFonts w:ascii="Times New Roman" w:hAnsi="Times New Roman" w:cs="Times New Roman"/>
            <w:noProof/>
            <w:webHidden/>
          </w:rPr>
        </w:r>
        <w:r w:rsidR="008C167D" w:rsidRPr="008C167D">
          <w:rPr>
            <w:rFonts w:ascii="Times New Roman" w:hAnsi="Times New Roman" w:cs="Times New Roman"/>
            <w:noProof/>
            <w:webHidden/>
          </w:rPr>
          <w:fldChar w:fldCharType="separate"/>
        </w:r>
        <w:r w:rsidR="008C167D" w:rsidRPr="008C167D">
          <w:rPr>
            <w:rFonts w:ascii="Times New Roman" w:hAnsi="Times New Roman" w:cs="Times New Roman"/>
            <w:noProof/>
            <w:webHidden/>
          </w:rPr>
          <w:t>29</w:t>
        </w:r>
        <w:r w:rsidR="008C167D" w:rsidRPr="008C167D">
          <w:rPr>
            <w:rFonts w:ascii="Times New Roman" w:hAnsi="Times New Roman" w:cs="Times New Roman"/>
            <w:noProof/>
            <w:webHidden/>
          </w:rPr>
          <w:fldChar w:fldCharType="end"/>
        </w:r>
      </w:hyperlink>
    </w:p>
    <w:p w14:paraId="2019A16B" w14:textId="722AEBDC" w:rsidR="008C167D" w:rsidRPr="008C167D" w:rsidRDefault="00000000" w:rsidP="008C167D">
      <w:pPr>
        <w:pStyle w:val="TOC2"/>
        <w:tabs>
          <w:tab w:val="right" w:leader="dot" w:pos="9016"/>
        </w:tabs>
        <w:spacing w:after="0"/>
        <w:rPr>
          <w:rFonts w:ascii="Times New Roman" w:eastAsiaTheme="minorEastAsia" w:hAnsi="Times New Roman" w:cs="Times New Roman"/>
          <w:noProof/>
          <w:lang w:val="en-US"/>
        </w:rPr>
      </w:pPr>
      <w:hyperlink w:anchor="_Toc121156766" w:history="1">
        <w:r w:rsidR="008C167D" w:rsidRPr="008C167D">
          <w:rPr>
            <w:rStyle w:val="Hyperlink"/>
            <w:rFonts w:ascii="Times New Roman" w:hAnsi="Times New Roman" w:cs="Times New Roman"/>
            <w:noProof/>
          </w:rPr>
          <w:t>5.4 Description of Classes</w:t>
        </w:r>
        <w:r w:rsidR="008C167D" w:rsidRPr="008C167D">
          <w:rPr>
            <w:rFonts w:ascii="Times New Roman" w:hAnsi="Times New Roman" w:cs="Times New Roman"/>
            <w:noProof/>
            <w:webHidden/>
          </w:rPr>
          <w:tab/>
        </w:r>
        <w:r w:rsidR="008C167D" w:rsidRPr="008C167D">
          <w:rPr>
            <w:rFonts w:ascii="Times New Roman" w:hAnsi="Times New Roman" w:cs="Times New Roman"/>
            <w:noProof/>
            <w:webHidden/>
          </w:rPr>
          <w:fldChar w:fldCharType="begin"/>
        </w:r>
        <w:r w:rsidR="008C167D" w:rsidRPr="008C167D">
          <w:rPr>
            <w:rFonts w:ascii="Times New Roman" w:hAnsi="Times New Roman" w:cs="Times New Roman"/>
            <w:noProof/>
            <w:webHidden/>
          </w:rPr>
          <w:instrText xml:space="preserve"> PAGEREF _Toc121156766 \h </w:instrText>
        </w:r>
        <w:r w:rsidR="008C167D" w:rsidRPr="008C167D">
          <w:rPr>
            <w:rFonts w:ascii="Times New Roman" w:hAnsi="Times New Roman" w:cs="Times New Roman"/>
            <w:noProof/>
            <w:webHidden/>
          </w:rPr>
        </w:r>
        <w:r w:rsidR="008C167D" w:rsidRPr="008C167D">
          <w:rPr>
            <w:rFonts w:ascii="Times New Roman" w:hAnsi="Times New Roman" w:cs="Times New Roman"/>
            <w:noProof/>
            <w:webHidden/>
          </w:rPr>
          <w:fldChar w:fldCharType="separate"/>
        </w:r>
        <w:r w:rsidR="008C167D" w:rsidRPr="008C167D">
          <w:rPr>
            <w:rFonts w:ascii="Times New Roman" w:hAnsi="Times New Roman" w:cs="Times New Roman"/>
            <w:noProof/>
            <w:webHidden/>
          </w:rPr>
          <w:t>30</w:t>
        </w:r>
        <w:r w:rsidR="008C167D" w:rsidRPr="008C167D">
          <w:rPr>
            <w:rFonts w:ascii="Times New Roman" w:hAnsi="Times New Roman" w:cs="Times New Roman"/>
            <w:noProof/>
            <w:webHidden/>
          </w:rPr>
          <w:fldChar w:fldCharType="end"/>
        </w:r>
      </w:hyperlink>
    </w:p>
    <w:p w14:paraId="1252402B" w14:textId="62A65F5A" w:rsidR="008C167D" w:rsidRPr="008C167D" w:rsidRDefault="00000000" w:rsidP="008C167D">
      <w:pPr>
        <w:pStyle w:val="TOC1"/>
        <w:tabs>
          <w:tab w:val="right" w:leader="dot" w:pos="9016"/>
        </w:tabs>
        <w:spacing w:after="0"/>
        <w:rPr>
          <w:rFonts w:ascii="Times New Roman" w:eastAsiaTheme="minorEastAsia" w:hAnsi="Times New Roman" w:cs="Times New Roman"/>
          <w:noProof/>
          <w:lang w:val="en-US"/>
        </w:rPr>
      </w:pPr>
      <w:hyperlink w:anchor="_Toc121156767" w:history="1">
        <w:r w:rsidR="008C167D" w:rsidRPr="008C167D">
          <w:rPr>
            <w:rStyle w:val="Hyperlink"/>
            <w:rFonts w:ascii="Times New Roman" w:hAnsi="Times New Roman" w:cs="Times New Roman"/>
            <w:noProof/>
          </w:rPr>
          <w:t>6. Testing</w:t>
        </w:r>
        <w:r w:rsidR="008C167D" w:rsidRPr="008C167D">
          <w:rPr>
            <w:rFonts w:ascii="Times New Roman" w:hAnsi="Times New Roman" w:cs="Times New Roman"/>
            <w:noProof/>
            <w:webHidden/>
          </w:rPr>
          <w:tab/>
        </w:r>
        <w:r w:rsidR="008C167D" w:rsidRPr="008C167D">
          <w:rPr>
            <w:rFonts w:ascii="Times New Roman" w:hAnsi="Times New Roman" w:cs="Times New Roman"/>
            <w:noProof/>
            <w:webHidden/>
          </w:rPr>
          <w:fldChar w:fldCharType="begin"/>
        </w:r>
        <w:r w:rsidR="008C167D" w:rsidRPr="008C167D">
          <w:rPr>
            <w:rFonts w:ascii="Times New Roman" w:hAnsi="Times New Roman" w:cs="Times New Roman"/>
            <w:noProof/>
            <w:webHidden/>
          </w:rPr>
          <w:instrText xml:space="preserve"> PAGEREF _Toc121156767 \h </w:instrText>
        </w:r>
        <w:r w:rsidR="008C167D" w:rsidRPr="008C167D">
          <w:rPr>
            <w:rFonts w:ascii="Times New Roman" w:hAnsi="Times New Roman" w:cs="Times New Roman"/>
            <w:noProof/>
            <w:webHidden/>
          </w:rPr>
        </w:r>
        <w:r w:rsidR="008C167D" w:rsidRPr="008C167D">
          <w:rPr>
            <w:rFonts w:ascii="Times New Roman" w:hAnsi="Times New Roman" w:cs="Times New Roman"/>
            <w:noProof/>
            <w:webHidden/>
          </w:rPr>
          <w:fldChar w:fldCharType="separate"/>
        </w:r>
        <w:r w:rsidR="008C167D" w:rsidRPr="008C167D">
          <w:rPr>
            <w:rFonts w:ascii="Times New Roman" w:hAnsi="Times New Roman" w:cs="Times New Roman"/>
            <w:noProof/>
            <w:webHidden/>
          </w:rPr>
          <w:t>32</w:t>
        </w:r>
        <w:r w:rsidR="008C167D" w:rsidRPr="008C167D">
          <w:rPr>
            <w:rFonts w:ascii="Times New Roman" w:hAnsi="Times New Roman" w:cs="Times New Roman"/>
            <w:noProof/>
            <w:webHidden/>
          </w:rPr>
          <w:fldChar w:fldCharType="end"/>
        </w:r>
      </w:hyperlink>
    </w:p>
    <w:p w14:paraId="7874713B" w14:textId="59954FE1" w:rsidR="008C167D" w:rsidRPr="008C167D" w:rsidRDefault="00000000" w:rsidP="008C167D">
      <w:pPr>
        <w:pStyle w:val="TOC2"/>
        <w:tabs>
          <w:tab w:val="right" w:leader="dot" w:pos="9016"/>
        </w:tabs>
        <w:spacing w:after="0"/>
        <w:rPr>
          <w:rFonts w:ascii="Times New Roman" w:eastAsiaTheme="minorEastAsia" w:hAnsi="Times New Roman" w:cs="Times New Roman"/>
          <w:noProof/>
          <w:lang w:val="en-US"/>
        </w:rPr>
      </w:pPr>
      <w:hyperlink w:anchor="_Toc121156768" w:history="1">
        <w:r w:rsidR="008C167D" w:rsidRPr="008C167D">
          <w:rPr>
            <w:rStyle w:val="Hyperlink"/>
            <w:rFonts w:ascii="Times New Roman" w:hAnsi="Times New Roman" w:cs="Times New Roman"/>
            <w:noProof/>
          </w:rPr>
          <w:t>6.1 White-box Testing</w:t>
        </w:r>
        <w:r w:rsidR="008C167D" w:rsidRPr="008C167D">
          <w:rPr>
            <w:rFonts w:ascii="Times New Roman" w:hAnsi="Times New Roman" w:cs="Times New Roman"/>
            <w:noProof/>
            <w:webHidden/>
          </w:rPr>
          <w:tab/>
        </w:r>
        <w:r w:rsidR="008C167D" w:rsidRPr="008C167D">
          <w:rPr>
            <w:rFonts w:ascii="Times New Roman" w:hAnsi="Times New Roman" w:cs="Times New Roman"/>
            <w:noProof/>
            <w:webHidden/>
          </w:rPr>
          <w:fldChar w:fldCharType="begin"/>
        </w:r>
        <w:r w:rsidR="008C167D" w:rsidRPr="008C167D">
          <w:rPr>
            <w:rFonts w:ascii="Times New Roman" w:hAnsi="Times New Roman" w:cs="Times New Roman"/>
            <w:noProof/>
            <w:webHidden/>
          </w:rPr>
          <w:instrText xml:space="preserve"> PAGEREF _Toc121156768 \h </w:instrText>
        </w:r>
        <w:r w:rsidR="008C167D" w:rsidRPr="008C167D">
          <w:rPr>
            <w:rFonts w:ascii="Times New Roman" w:hAnsi="Times New Roman" w:cs="Times New Roman"/>
            <w:noProof/>
            <w:webHidden/>
          </w:rPr>
        </w:r>
        <w:r w:rsidR="008C167D" w:rsidRPr="008C167D">
          <w:rPr>
            <w:rFonts w:ascii="Times New Roman" w:hAnsi="Times New Roman" w:cs="Times New Roman"/>
            <w:noProof/>
            <w:webHidden/>
          </w:rPr>
          <w:fldChar w:fldCharType="separate"/>
        </w:r>
        <w:r w:rsidR="008C167D" w:rsidRPr="008C167D">
          <w:rPr>
            <w:rFonts w:ascii="Times New Roman" w:hAnsi="Times New Roman" w:cs="Times New Roman"/>
            <w:noProof/>
            <w:webHidden/>
          </w:rPr>
          <w:t>32</w:t>
        </w:r>
        <w:r w:rsidR="008C167D" w:rsidRPr="008C167D">
          <w:rPr>
            <w:rFonts w:ascii="Times New Roman" w:hAnsi="Times New Roman" w:cs="Times New Roman"/>
            <w:noProof/>
            <w:webHidden/>
          </w:rPr>
          <w:fldChar w:fldCharType="end"/>
        </w:r>
      </w:hyperlink>
    </w:p>
    <w:p w14:paraId="2628ECCE" w14:textId="08CFA33A" w:rsidR="008C167D" w:rsidRPr="008C167D" w:rsidRDefault="00000000" w:rsidP="008C167D">
      <w:pPr>
        <w:pStyle w:val="TOC2"/>
        <w:tabs>
          <w:tab w:val="right" w:leader="dot" w:pos="9016"/>
        </w:tabs>
        <w:spacing w:after="0"/>
        <w:rPr>
          <w:rFonts w:ascii="Times New Roman" w:eastAsiaTheme="minorEastAsia" w:hAnsi="Times New Roman" w:cs="Times New Roman"/>
          <w:noProof/>
          <w:lang w:val="en-US"/>
        </w:rPr>
      </w:pPr>
      <w:hyperlink w:anchor="_Toc121156769" w:history="1">
        <w:r w:rsidR="008C167D" w:rsidRPr="008C167D">
          <w:rPr>
            <w:rStyle w:val="Hyperlink"/>
            <w:rFonts w:ascii="Times New Roman" w:hAnsi="Times New Roman" w:cs="Times New Roman"/>
            <w:noProof/>
          </w:rPr>
          <w:t>6.1.1 TemperatureControl Package Tests</w:t>
        </w:r>
        <w:r w:rsidR="008C167D" w:rsidRPr="008C167D">
          <w:rPr>
            <w:rFonts w:ascii="Times New Roman" w:hAnsi="Times New Roman" w:cs="Times New Roman"/>
            <w:noProof/>
            <w:webHidden/>
          </w:rPr>
          <w:tab/>
        </w:r>
        <w:r w:rsidR="008C167D" w:rsidRPr="008C167D">
          <w:rPr>
            <w:rFonts w:ascii="Times New Roman" w:hAnsi="Times New Roman" w:cs="Times New Roman"/>
            <w:noProof/>
            <w:webHidden/>
          </w:rPr>
          <w:fldChar w:fldCharType="begin"/>
        </w:r>
        <w:r w:rsidR="008C167D" w:rsidRPr="008C167D">
          <w:rPr>
            <w:rFonts w:ascii="Times New Roman" w:hAnsi="Times New Roman" w:cs="Times New Roman"/>
            <w:noProof/>
            <w:webHidden/>
          </w:rPr>
          <w:instrText xml:space="preserve"> PAGEREF _Toc121156769 \h </w:instrText>
        </w:r>
        <w:r w:rsidR="008C167D" w:rsidRPr="008C167D">
          <w:rPr>
            <w:rFonts w:ascii="Times New Roman" w:hAnsi="Times New Roman" w:cs="Times New Roman"/>
            <w:noProof/>
            <w:webHidden/>
          </w:rPr>
        </w:r>
        <w:r w:rsidR="008C167D" w:rsidRPr="008C167D">
          <w:rPr>
            <w:rFonts w:ascii="Times New Roman" w:hAnsi="Times New Roman" w:cs="Times New Roman"/>
            <w:noProof/>
            <w:webHidden/>
          </w:rPr>
          <w:fldChar w:fldCharType="separate"/>
        </w:r>
        <w:r w:rsidR="008C167D" w:rsidRPr="008C167D">
          <w:rPr>
            <w:rFonts w:ascii="Times New Roman" w:hAnsi="Times New Roman" w:cs="Times New Roman"/>
            <w:noProof/>
            <w:webHidden/>
          </w:rPr>
          <w:t>32</w:t>
        </w:r>
        <w:r w:rsidR="008C167D" w:rsidRPr="008C167D">
          <w:rPr>
            <w:rFonts w:ascii="Times New Roman" w:hAnsi="Times New Roman" w:cs="Times New Roman"/>
            <w:noProof/>
            <w:webHidden/>
          </w:rPr>
          <w:fldChar w:fldCharType="end"/>
        </w:r>
      </w:hyperlink>
    </w:p>
    <w:p w14:paraId="0B1164CB" w14:textId="5DAA0774" w:rsidR="008C167D" w:rsidRPr="008C167D" w:rsidRDefault="00000000" w:rsidP="008C167D">
      <w:pPr>
        <w:pStyle w:val="TOC2"/>
        <w:tabs>
          <w:tab w:val="right" w:leader="dot" w:pos="9016"/>
        </w:tabs>
        <w:spacing w:after="0"/>
        <w:rPr>
          <w:rFonts w:ascii="Times New Roman" w:eastAsiaTheme="minorEastAsia" w:hAnsi="Times New Roman" w:cs="Times New Roman"/>
          <w:noProof/>
          <w:lang w:val="en-US"/>
        </w:rPr>
      </w:pPr>
      <w:hyperlink w:anchor="_Toc121156770" w:history="1">
        <w:r w:rsidR="008C167D" w:rsidRPr="008C167D">
          <w:rPr>
            <w:rStyle w:val="Hyperlink"/>
            <w:rFonts w:ascii="Times New Roman" w:hAnsi="Times New Roman" w:cs="Times New Roman"/>
            <w:noProof/>
          </w:rPr>
          <w:t>6.1.2 InputParameters Package Tests</w:t>
        </w:r>
        <w:r w:rsidR="008C167D" w:rsidRPr="008C167D">
          <w:rPr>
            <w:rFonts w:ascii="Times New Roman" w:hAnsi="Times New Roman" w:cs="Times New Roman"/>
            <w:noProof/>
            <w:webHidden/>
          </w:rPr>
          <w:tab/>
        </w:r>
        <w:r w:rsidR="008C167D" w:rsidRPr="008C167D">
          <w:rPr>
            <w:rFonts w:ascii="Times New Roman" w:hAnsi="Times New Roman" w:cs="Times New Roman"/>
            <w:noProof/>
            <w:webHidden/>
          </w:rPr>
          <w:fldChar w:fldCharType="begin"/>
        </w:r>
        <w:r w:rsidR="008C167D" w:rsidRPr="008C167D">
          <w:rPr>
            <w:rFonts w:ascii="Times New Roman" w:hAnsi="Times New Roman" w:cs="Times New Roman"/>
            <w:noProof/>
            <w:webHidden/>
          </w:rPr>
          <w:instrText xml:space="preserve"> PAGEREF _Toc121156770 \h </w:instrText>
        </w:r>
        <w:r w:rsidR="008C167D" w:rsidRPr="008C167D">
          <w:rPr>
            <w:rFonts w:ascii="Times New Roman" w:hAnsi="Times New Roman" w:cs="Times New Roman"/>
            <w:noProof/>
            <w:webHidden/>
          </w:rPr>
        </w:r>
        <w:r w:rsidR="008C167D" w:rsidRPr="008C167D">
          <w:rPr>
            <w:rFonts w:ascii="Times New Roman" w:hAnsi="Times New Roman" w:cs="Times New Roman"/>
            <w:noProof/>
            <w:webHidden/>
          </w:rPr>
          <w:fldChar w:fldCharType="separate"/>
        </w:r>
        <w:r w:rsidR="008C167D" w:rsidRPr="008C167D">
          <w:rPr>
            <w:rFonts w:ascii="Times New Roman" w:hAnsi="Times New Roman" w:cs="Times New Roman"/>
            <w:noProof/>
            <w:webHidden/>
          </w:rPr>
          <w:t>32</w:t>
        </w:r>
        <w:r w:rsidR="008C167D" w:rsidRPr="008C167D">
          <w:rPr>
            <w:rFonts w:ascii="Times New Roman" w:hAnsi="Times New Roman" w:cs="Times New Roman"/>
            <w:noProof/>
            <w:webHidden/>
          </w:rPr>
          <w:fldChar w:fldCharType="end"/>
        </w:r>
      </w:hyperlink>
    </w:p>
    <w:p w14:paraId="35547DF0" w14:textId="1E515815" w:rsidR="008C167D" w:rsidRPr="008C167D" w:rsidRDefault="00000000" w:rsidP="008C167D">
      <w:pPr>
        <w:pStyle w:val="TOC2"/>
        <w:tabs>
          <w:tab w:val="right" w:leader="dot" w:pos="9016"/>
        </w:tabs>
        <w:spacing w:after="0"/>
        <w:rPr>
          <w:rFonts w:ascii="Times New Roman" w:eastAsiaTheme="minorEastAsia" w:hAnsi="Times New Roman" w:cs="Times New Roman"/>
          <w:noProof/>
          <w:lang w:val="en-US"/>
        </w:rPr>
      </w:pPr>
      <w:hyperlink w:anchor="_Toc121156771" w:history="1">
        <w:r w:rsidR="008C167D" w:rsidRPr="008C167D">
          <w:rPr>
            <w:rStyle w:val="Hyperlink"/>
            <w:rFonts w:ascii="Times New Roman" w:hAnsi="Times New Roman" w:cs="Times New Roman"/>
            <w:noProof/>
          </w:rPr>
          <w:t>6.1.3 EnvironmentSimulator Package Tests</w:t>
        </w:r>
        <w:r w:rsidR="008C167D" w:rsidRPr="008C167D">
          <w:rPr>
            <w:rFonts w:ascii="Times New Roman" w:hAnsi="Times New Roman" w:cs="Times New Roman"/>
            <w:noProof/>
            <w:webHidden/>
          </w:rPr>
          <w:tab/>
        </w:r>
        <w:r w:rsidR="008C167D" w:rsidRPr="008C167D">
          <w:rPr>
            <w:rFonts w:ascii="Times New Roman" w:hAnsi="Times New Roman" w:cs="Times New Roman"/>
            <w:noProof/>
            <w:webHidden/>
          </w:rPr>
          <w:fldChar w:fldCharType="begin"/>
        </w:r>
        <w:r w:rsidR="008C167D" w:rsidRPr="008C167D">
          <w:rPr>
            <w:rFonts w:ascii="Times New Roman" w:hAnsi="Times New Roman" w:cs="Times New Roman"/>
            <w:noProof/>
            <w:webHidden/>
          </w:rPr>
          <w:instrText xml:space="preserve"> PAGEREF _Toc121156771 \h </w:instrText>
        </w:r>
        <w:r w:rsidR="008C167D" w:rsidRPr="008C167D">
          <w:rPr>
            <w:rFonts w:ascii="Times New Roman" w:hAnsi="Times New Roman" w:cs="Times New Roman"/>
            <w:noProof/>
            <w:webHidden/>
          </w:rPr>
        </w:r>
        <w:r w:rsidR="008C167D" w:rsidRPr="008C167D">
          <w:rPr>
            <w:rFonts w:ascii="Times New Roman" w:hAnsi="Times New Roman" w:cs="Times New Roman"/>
            <w:noProof/>
            <w:webHidden/>
          </w:rPr>
          <w:fldChar w:fldCharType="separate"/>
        </w:r>
        <w:r w:rsidR="008C167D" w:rsidRPr="008C167D">
          <w:rPr>
            <w:rFonts w:ascii="Times New Roman" w:hAnsi="Times New Roman" w:cs="Times New Roman"/>
            <w:noProof/>
            <w:webHidden/>
          </w:rPr>
          <w:t>34</w:t>
        </w:r>
        <w:r w:rsidR="008C167D" w:rsidRPr="008C167D">
          <w:rPr>
            <w:rFonts w:ascii="Times New Roman" w:hAnsi="Times New Roman" w:cs="Times New Roman"/>
            <w:noProof/>
            <w:webHidden/>
          </w:rPr>
          <w:fldChar w:fldCharType="end"/>
        </w:r>
      </w:hyperlink>
    </w:p>
    <w:p w14:paraId="057030E4" w14:textId="109E0AA8" w:rsidR="008C167D" w:rsidRPr="008C167D" w:rsidRDefault="00000000" w:rsidP="008C167D">
      <w:pPr>
        <w:pStyle w:val="TOC2"/>
        <w:tabs>
          <w:tab w:val="right" w:leader="dot" w:pos="9016"/>
        </w:tabs>
        <w:spacing w:after="0"/>
        <w:rPr>
          <w:rFonts w:ascii="Times New Roman" w:eastAsiaTheme="minorEastAsia" w:hAnsi="Times New Roman" w:cs="Times New Roman"/>
          <w:noProof/>
          <w:lang w:val="en-US"/>
        </w:rPr>
      </w:pPr>
      <w:hyperlink w:anchor="_Toc121156772" w:history="1">
        <w:r w:rsidR="008C167D" w:rsidRPr="008C167D">
          <w:rPr>
            <w:rStyle w:val="Hyperlink"/>
            <w:rFonts w:ascii="Times New Roman" w:hAnsi="Times New Roman" w:cs="Times New Roman"/>
            <w:noProof/>
          </w:rPr>
          <w:t>6.2 Black-Box Testing</w:t>
        </w:r>
        <w:r w:rsidR="008C167D" w:rsidRPr="008C167D">
          <w:rPr>
            <w:rFonts w:ascii="Times New Roman" w:hAnsi="Times New Roman" w:cs="Times New Roman"/>
            <w:noProof/>
            <w:webHidden/>
          </w:rPr>
          <w:tab/>
        </w:r>
        <w:r w:rsidR="008C167D" w:rsidRPr="008C167D">
          <w:rPr>
            <w:rFonts w:ascii="Times New Roman" w:hAnsi="Times New Roman" w:cs="Times New Roman"/>
            <w:noProof/>
            <w:webHidden/>
          </w:rPr>
          <w:fldChar w:fldCharType="begin"/>
        </w:r>
        <w:r w:rsidR="008C167D" w:rsidRPr="008C167D">
          <w:rPr>
            <w:rFonts w:ascii="Times New Roman" w:hAnsi="Times New Roman" w:cs="Times New Roman"/>
            <w:noProof/>
            <w:webHidden/>
          </w:rPr>
          <w:instrText xml:space="preserve"> PAGEREF _Toc121156772 \h </w:instrText>
        </w:r>
        <w:r w:rsidR="008C167D" w:rsidRPr="008C167D">
          <w:rPr>
            <w:rFonts w:ascii="Times New Roman" w:hAnsi="Times New Roman" w:cs="Times New Roman"/>
            <w:noProof/>
            <w:webHidden/>
          </w:rPr>
        </w:r>
        <w:r w:rsidR="008C167D" w:rsidRPr="008C167D">
          <w:rPr>
            <w:rFonts w:ascii="Times New Roman" w:hAnsi="Times New Roman" w:cs="Times New Roman"/>
            <w:noProof/>
            <w:webHidden/>
          </w:rPr>
          <w:fldChar w:fldCharType="separate"/>
        </w:r>
        <w:r w:rsidR="008C167D" w:rsidRPr="008C167D">
          <w:rPr>
            <w:rFonts w:ascii="Times New Roman" w:hAnsi="Times New Roman" w:cs="Times New Roman"/>
            <w:noProof/>
            <w:webHidden/>
          </w:rPr>
          <w:t>34</w:t>
        </w:r>
        <w:r w:rsidR="008C167D" w:rsidRPr="008C167D">
          <w:rPr>
            <w:rFonts w:ascii="Times New Roman" w:hAnsi="Times New Roman" w:cs="Times New Roman"/>
            <w:noProof/>
            <w:webHidden/>
          </w:rPr>
          <w:fldChar w:fldCharType="end"/>
        </w:r>
      </w:hyperlink>
    </w:p>
    <w:p w14:paraId="3C103FFE" w14:textId="6C74C4C8" w:rsidR="008C167D" w:rsidRPr="008C167D" w:rsidRDefault="00000000" w:rsidP="008C167D">
      <w:pPr>
        <w:pStyle w:val="TOC2"/>
        <w:tabs>
          <w:tab w:val="right" w:leader="dot" w:pos="9016"/>
        </w:tabs>
        <w:spacing w:after="0"/>
        <w:rPr>
          <w:rFonts w:ascii="Times New Roman" w:eastAsiaTheme="minorEastAsia" w:hAnsi="Times New Roman" w:cs="Times New Roman"/>
          <w:noProof/>
          <w:lang w:val="en-US"/>
        </w:rPr>
      </w:pPr>
      <w:hyperlink w:anchor="_Toc121156773" w:history="1">
        <w:r w:rsidR="008C167D" w:rsidRPr="008C167D">
          <w:rPr>
            <w:rStyle w:val="Hyperlink"/>
            <w:rFonts w:ascii="Times New Roman" w:hAnsi="Times New Roman" w:cs="Times New Roman"/>
            <w:noProof/>
          </w:rPr>
          <w:t>6.2.1 BlackBox Package Tests</w:t>
        </w:r>
        <w:r w:rsidR="008C167D" w:rsidRPr="008C167D">
          <w:rPr>
            <w:rFonts w:ascii="Times New Roman" w:hAnsi="Times New Roman" w:cs="Times New Roman"/>
            <w:noProof/>
            <w:webHidden/>
          </w:rPr>
          <w:tab/>
        </w:r>
        <w:r w:rsidR="008C167D" w:rsidRPr="008C167D">
          <w:rPr>
            <w:rFonts w:ascii="Times New Roman" w:hAnsi="Times New Roman" w:cs="Times New Roman"/>
            <w:noProof/>
            <w:webHidden/>
          </w:rPr>
          <w:fldChar w:fldCharType="begin"/>
        </w:r>
        <w:r w:rsidR="008C167D" w:rsidRPr="008C167D">
          <w:rPr>
            <w:rFonts w:ascii="Times New Roman" w:hAnsi="Times New Roman" w:cs="Times New Roman"/>
            <w:noProof/>
            <w:webHidden/>
          </w:rPr>
          <w:instrText xml:space="preserve"> PAGEREF _Toc121156773 \h </w:instrText>
        </w:r>
        <w:r w:rsidR="008C167D" w:rsidRPr="008C167D">
          <w:rPr>
            <w:rFonts w:ascii="Times New Roman" w:hAnsi="Times New Roman" w:cs="Times New Roman"/>
            <w:noProof/>
            <w:webHidden/>
          </w:rPr>
        </w:r>
        <w:r w:rsidR="008C167D" w:rsidRPr="008C167D">
          <w:rPr>
            <w:rFonts w:ascii="Times New Roman" w:hAnsi="Times New Roman" w:cs="Times New Roman"/>
            <w:noProof/>
            <w:webHidden/>
          </w:rPr>
          <w:fldChar w:fldCharType="separate"/>
        </w:r>
        <w:r w:rsidR="008C167D" w:rsidRPr="008C167D">
          <w:rPr>
            <w:rFonts w:ascii="Times New Roman" w:hAnsi="Times New Roman" w:cs="Times New Roman"/>
            <w:noProof/>
            <w:webHidden/>
          </w:rPr>
          <w:t>34</w:t>
        </w:r>
        <w:r w:rsidR="008C167D" w:rsidRPr="008C167D">
          <w:rPr>
            <w:rFonts w:ascii="Times New Roman" w:hAnsi="Times New Roman" w:cs="Times New Roman"/>
            <w:noProof/>
            <w:webHidden/>
          </w:rPr>
          <w:fldChar w:fldCharType="end"/>
        </w:r>
      </w:hyperlink>
    </w:p>
    <w:p w14:paraId="5673D0B5" w14:textId="30497985" w:rsidR="008C167D" w:rsidRPr="008C167D" w:rsidRDefault="00000000" w:rsidP="008C167D">
      <w:pPr>
        <w:pStyle w:val="TOC1"/>
        <w:tabs>
          <w:tab w:val="right" w:leader="dot" w:pos="9016"/>
        </w:tabs>
        <w:spacing w:after="0"/>
        <w:rPr>
          <w:rFonts w:ascii="Times New Roman" w:eastAsiaTheme="minorEastAsia" w:hAnsi="Times New Roman" w:cs="Times New Roman"/>
          <w:noProof/>
          <w:lang w:val="en-US"/>
        </w:rPr>
      </w:pPr>
      <w:hyperlink w:anchor="_Toc121156774" w:history="1">
        <w:r w:rsidR="008C167D" w:rsidRPr="008C167D">
          <w:rPr>
            <w:rStyle w:val="Hyperlink"/>
            <w:rFonts w:ascii="Times New Roman" w:hAnsi="Times New Roman" w:cs="Times New Roman"/>
            <w:noProof/>
          </w:rPr>
          <w:t>7. Conclusions</w:t>
        </w:r>
        <w:r w:rsidR="008C167D" w:rsidRPr="008C167D">
          <w:rPr>
            <w:rFonts w:ascii="Times New Roman" w:hAnsi="Times New Roman" w:cs="Times New Roman"/>
            <w:noProof/>
            <w:webHidden/>
          </w:rPr>
          <w:tab/>
        </w:r>
        <w:r w:rsidR="008C167D" w:rsidRPr="008C167D">
          <w:rPr>
            <w:rFonts w:ascii="Times New Roman" w:hAnsi="Times New Roman" w:cs="Times New Roman"/>
            <w:noProof/>
            <w:webHidden/>
          </w:rPr>
          <w:fldChar w:fldCharType="begin"/>
        </w:r>
        <w:r w:rsidR="008C167D" w:rsidRPr="008C167D">
          <w:rPr>
            <w:rFonts w:ascii="Times New Roman" w:hAnsi="Times New Roman" w:cs="Times New Roman"/>
            <w:noProof/>
            <w:webHidden/>
          </w:rPr>
          <w:instrText xml:space="preserve"> PAGEREF _Toc121156774 \h </w:instrText>
        </w:r>
        <w:r w:rsidR="008C167D" w:rsidRPr="008C167D">
          <w:rPr>
            <w:rFonts w:ascii="Times New Roman" w:hAnsi="Times New Roman" w:cs="Times New Roman"/>
            <w:noProof/>
            <w:webHidden/>
          </w:rPr>
        </w:r>
        <w:r w:rsidR="008C167D" w:rsidRPr="008C167D">
          <w:rPr>
            <w:rFonts w:ascii="Times New Roman" w:hAnsi="Times New Roman" w:cs="Times New Roman"/>
            <w:noProof/>
            <w:webHidden/>
          </w:rPr>
          <w:fldChar w:fldCharType="separate"/>
        </w:r>
        <w:r w:rsidR="008C167D" w:rsidRPr="008C167D">
          <w:rPr>
            <w:rFonts w:ascii="Times New Roman" w:hAnsi="Times New Roman" w:cs="Times New Roman"/>
            <w:noProof/>
            <w:webHidden/>
          </w:rPr>
          <w:t>35</w:t>
        </w:r>
        <w:r w:rsidR="008C167D" w:rsidRPr="008C167D">
          <w:rPr>
            <w:rFonts w:ascii="Times New Roman" w:hAnsi="Times New Roman" w:cs="Times New Roman"/>
            <w:noProof/>
            <w:webHidden/>
          </w:rPr>
          <w:fldChar w:fldCharType="end"/>
        </w:r>
      </w:hyperlink>
    </w:p>
    <w:p w14:paraId="341A9D00" w14:textId="7BBD40E5" w:rsidR="008C167D" w:rsidRPr="008C167D" w:rsidRDefault="00000000" w:rsidP="008C167D">
      <w:pPr>
        <w:pStyle w:val="TOC1"/>
        <w:tabs>
          <w:tab w:val="right" w:leader="dot" w:pos="9016"/>
        </w:tabs>
        <w:spacing w:after="0"/>
        <w:rPr>
          <w:rFonts w:ascii="Times New Roman" w:eastAsiaTheme="minorEastAsia" w:hAnsi="Times New Roman" w:cs="Times New Roman"/>
          <w:noProof/>
          <w:lang w:val="en-US"/>
        </w:rPr>
      </w:pPr>
      <w:hyperlink w:anchor="_Toc121156775" w:history="1">
        <w:r w:rsidR="008C167D" w:rsidRPr="008C167D">
          <w:rPr>
            <w:rStyle w:val="Hyperlink"/>
            <w:rFonts w:ascii="Times New Roman" w:hAnsi="Times New Roman" w:cs="Times New Roman"/>
            <w:noProof/>
          </w:rPr>
          <w:t>8. References</w:t>
        </w:r>
        <w:r w:rsidR="008C167D" w:rsidRPr="008C167D">
          <w:rPr>
            <w:rFonts w:ascii="Times New Roman" w:hAnsi="Times New Roman" w:cs="Times New Roman"/>
            <w:noProof/>
            <w:webHidden/>
          </w:rPr>
          <w:tab/>
        </w:r>
        <w:r w:rsidR="008C167D" w:rsidRPr="008C167D">
          <w:rPr>
            <w:rFonts w:ascii="Times New Roman" w:hAnsi="Times New Roman" w:cs="Times New Roman"/>
            <w:noProof/>
            <w:webHidden/>
          </w:rPr>
          <w:fldChar w:fldCharType="begin"/>
        </w:r>
        <w:r w:rsidR="008C167D" w:rsidRPr="008C167D">
          <w:rPr>
            <w:rFonts w:ascii="Times New Roman" w:hAnsi="Times New Roman" w:cs="Times New Roman"/>
            <w:noProof/>
            <w:webHidden/>
          </w:rPr>
          <w:instrText xml:space="preserve"> PAGEREF _Toc121156775 \h </w:instrText>
        </w:r>
        <w:r w:rsidR="008C167D" w:rsidRPr="008C167D">
          <w:rPr>
            <w:rFonts w:ascii="Times New Roman" w:hAnsi="Times New Roman" w:cs="Times New Roman"/>
            <w:noProof/>
            <w:webHidden/>
          </w:rPr>
        </w:r>
        <w:r w:rsidR="008C167D" w:rsidRPr="008C167D">
          <w:rPr>
            <w:rFonts w:ascii="Times New Roman" w:hAnsi="Times New Roman" w:cs="Times New Roman"/>
            <w:noProof/>
            <w:webHidden/>
          </w:rPr>
          <w:fldChar w:fldCharType="separate"/>
        </w:r>
        <w:r w:rsidR="008C167D" w:rsidRPr="008C167D">
          <w:rPr>
            <w:rFonts w:ascii="Times New Roman" w:hAnsi="Times New Roman" w:cs="Times New Roman"/>
            <w:noProof/>
            <w:webHidden/>
          </w:rPr>
          <w:t>37</w:t>
        </w:r>
        <w:r w:rsidR="008C167D" w:rsidRPr="008C167D">
          <w:rPr>
            <w:rFonts w:ascii="Times New Roman" w:hAnsi="Times New Roman" w:cs="Times New Roman"/>
            <w:noProof/>
            <w:webHidden/>
          </w:rPr>
          <w:fldChar w:fldCharType="end"/>
        </w:r>
      </w:hyperlink>
    </w:p>
    <w:p w14:paraId="0C4E217C" w14:textId="7C05DC64" w:rsidR="003714D9" w:rsidRPr="006C2EA3" w:rsidRDefault="00F8533B" w:rsidP="008C167D">
      <w:pPr>
        <w:spacing w:after="0"/>
        <w:rPr>
          <w:rFonts w:ascii="Times New Roman" w:hAnsi="Times New Roman" w:cs="Times New Roman"/>
          <w:b/>
          <w:bCs/>
          <w:lang w:val="en-US"/>
        </w:rPr>
      </w:pPr>
      <w:r w:rsidRPr="008C167D">
        <w:rPr>
          <w:rFonts w:ascii="Times New Roman" w:hAnsi="Times New Roman" w:cs="Times New Roman"/>
          <w:b/>
          <w:bCs/>
          <w:lang w:val="en-US"/>
        </w:rPr>
        <w:fldChar w:fldCharType="end"/>
      </w:r>
    </w:p>
    <w:p w14:paraId="2730E618" w14:textId="19F7E5D0" w:rsidR="000A0492" w:rsidRDefault="000A0492">
      <w:pPr>
        <w:rPr>
          <w:rFonts w:ascii="Times New Roman" w:eastAsiaTheme="majorEastAsia" w:hAnsi="Times New Roman" w:cs="Times New Roman"/>
          <w:color w:val="2F5496" w:themeColor="accent1" w:themeShade="BF"/>
          <w:sz w:val="32"/>
          <w:szCs w:val="32"/>
          <w:lang w:val="en-US"/>
        </w:rPr>
      </w:pPr>
      <w:r>
        <w:rPr>
          <w:rFonts w:ascii="Times New Roman" w:eastAsiaTheme="majorEastAsia" w:hAnsi="Times New Roman" w:cs="Times New Roman"/>
          <w:color w:val="2F5496" w:themeColor="accent1" w:themeShade="BF"/>
          <w:sz w:val="32"/>
          <w:szCs w:val="32"/>
          <w:lang w:val="en-US"/>
        </w:rPr>
        <w:br w:type="page"/>
      </w:r>
    </w:p>
    <w:p w14:paraId="33B0F8E8" w14:textId="04936FB3" w:rsidR="00E364E8" w:rsidRDefault="00611491" w:rsidP="00AE2B1A">
      <w:pPr>
        <w:spacing w:before="120"/>
        <w:jc w:val="center"/>
        <w:rPr>
          <w:rFonts w:ascii="Times New Roman" w:eastAsiaTheme="majorEastAsia" w:hAnsi="Times New Roman" w:cs="Times New Roman"/>
          <w:color w:val="2F5496" w:themeColor="accent1" w:themeShade="BF"/>
          <w:sz w:val="32"/>
          <w:szCs w:val="32"/>
          <w:lang w:val="en-US"/>
        </w:rPr>
      </w:pPr>
      <w:r>
        <w:rPr>
          <w:rFonts w:ascii="Times New Roman" w:eastAsiaTheme="majorEastAsia" w:hAnsi="Times New Roman" w:cs="Times New Roman"/>
          <w:color w:val="2F5496" w:themeColor="accent1" w:themeShade="BF"/>
          <w:sz w:val="32"/>
          <w:szCs w:val="32"/>
          <w:lang w:val="en-US"/>
        </w:rPr>
        <w:lastRenderedPageBreak/>
        <w:t>List</w:t>
      </w:r>
      <w:r w:rsidR="00E364E8" w:rsidRPr="00E364E8">
        <w:rPr>
          <w:rFonts w:ascii="Times New Roman" w:eastAsiaTheme="majorEastAsia" w:hAnsi="Times New Roman" w:cs="Times New Roman"/>
          <w:color w:val="2F5496" w:themeColor="accent1" w:themeShade="BF"/>
          <w:sz w:val="32"/>
          <w:szCs w:val="32"/>
          <w:lang w:val="en-US"/>
        </w:rPr>
        <w:t xml:space="preserve"> of Figures</w:t>
      </w:r>
      <w:r>
        <w:rPr>
          <w:rFonts w:ascii="Times New Roman" w:eastAsiaTheme="majorEastAsia" w:hAnsi="Times New Roman" w:cs="Times New Roman"/>
          <w:color w:val="2F5496" w:themeColor="accent1" w:themeShade="BF"/>
          <w:sz w:val="32"/>
          <w:szCs w:val="32"/>
          <w:lang w:val="en-US"/>
        </w:rPr>
        <w:t xml:space="preserve"> and Tables</w:t>
      </w:r>
    </w:p>
    <w:p w14:paraId="0A501C7E" w14:textId="5C2617FA" w:rsidR="008C167D" w:rsidRPr="008C167D" w:rsidRDefault="00E364E8">
      <w:pPr>
        <w:pStyle w:val="TableofFigures"/>
        <w:tabs>
          <w:tab w:val="right" w:leader="dot" w:pos="9016"/>
        </w:tabs>
        <w:rPr>
          <w:rFonts w:ascii="Times New Roman" w:eastAsiaTheme="minorEastAsia" w:hAnsi="Times New Roman" w:cs="Times New Roman"/>
          <w:noProof/>
          <w:lang w:val="en-US"/>
        </w:rPr>
      </w:pPr>
      <w:r w:rsidRPr="008C167D">
        <w:rPr>
          <w:rStyle w:val="Hyperlink"/>
          <w:rFonts w:ascii="Times New Roman" w:hAnsi="Times New Roman" w:cs="Times New Roman"/>
          <w:noProof/>
        </w:rPr>
        <w:fldChar w:fldCharType="begin"/>
      </w:r>
      <w:r w:rsidRPr="008C167D">
        <w:rPr>
          <w:rStyle w:val="Hyperlink"/>
          <w:rFonts w:ascii="Times New Roman" w:hAnsi="Times New Roman" w:cs="Times New Roman"/>
          <w:noProof/>
        </w:rPr>
        <w:instrText xml:space="preserve"> TOC \h \z \c "Figure" </w:instrText>
      </w:r>
      <w:r w:rsidRPr="008C167D">
        <w:rPr>
          <w:rStyle w:val="Hyperlink"/>
          <w:rFonts w:ascii="Times New Roman" w:hAnsi="Times New Roman" w:cs="Times New Roman"/>
          <w:noProof/>
        </w:rPr>
        <w:fldChar w:fldCharType="separate"/>
      </w:r>
      <w:hyperlink w:anchor="_Toc121156776" w:history="1">
        <w:r w:rsidR="008C167D" w:rsidRPr="008C167D">
          <w:rPr>
            <w:rStyle w:val="Hyperlink"/>
            <w:rFonts w:ascii="Times New Roman" w:hAnsi="Times New Roman" w:cs="Times New Roman"/>
            <w:noProof/>
          </w:rPr>
          <w:t>Figure 1 Hydroponics in vertical farming systems</w:t>
        </w:r>
        <w:r w:rsidR="008C167D" w:rsidRPr="008C167D">
          <w:rPr>
            <w:rFonts w:ascii="Times New Roman" w:hAnsi="Times New Roman" w:cs="Times New Roman"/>
            <w:noProof/>
            <w:webHidden/>
          </w:rPr>
          <w:tab/>
        </w:r>
        <w:r w:rsidR="008C167D" w:rsidRPr="008C167D">
          <w:rPr>
            <w:rFonts w:ascii="Times New Roman" w:hAnsi="Times New Roman" w:cs="Times New Roman"/>
            <w:noProof/>
            <w:webHidden/>
          </w:rPr>
          <w:fldChar w:fldCharType="begin"/>
        </w:r>
        <w:r w:rsidR="008C167D" w:rsidRPr="008C167D">
          <w:rPr>
            <w:rFonts w:ascii="Times New Roman" w:hAnsi="Times New Roman" w:cs="Times New Roman"/>
            <w:noProof/>
            <w:webHidden/>
          </w:rPr>
          <w:instrText xml:space="preserve"> PAGEREF _Toc121156776 \h </w:instrText>
        </w:r>
        <w:r w:rsidR="008C167D" w:rsidRPr="008C167D">
          <w:rPr>
            <w:rFonts w:ascii="Times New Roman" w:hAnsi="Times New Roman" w:cs="Times New Roman"/>
            <w:noProof/>
            <w:webHidden/>
          </w:rPr>
        </w:r>
        <w:r w:rsidR="008C167D" w:rsidRPr="008C167D">
          <w:rPr>
            <w:rFonts w:ascii="Times New Roman" w:hAnsi="Times New Roman" w:cs="Times New Roman"/>
            <w:noProof/>
            <w:webHidden/>
          </w:rPr>
          <w:fldChar w:fldCharType="separate"/>
        </w:r>
        <w:r w:rsidR="008C167D" w:rsidRPr="008C167D">
          <w:rPr>
            <w:rFonts w:ascii="Times New Roman" w:hAnsi="Times New Roman" w:cs="Times New Roman"/>
            <w:noProof/>
            <w:webHidden/>
          </w:rPr>
          <w:t>6</w:t>
        </w:r>
        <w:r w:rsidR="008C167D" w:rsidRPr="008C167D">
          <w:rPr>
            <w:rFonts w:ascii="Times New Roman" w:hAnsi="Times New Roman" w:cs="Times New Roman"/>
            <w:noProof/>
            <w:webHidden/>
          </w:rPr>
          <w:fldChar w:fldCharType="end"/>
        </w:r>
      </w:hyperlink>
    </w:p>
    <w:p w14:paraId="3E61D3E8" w14:textId="54CF36AC" w:rsidR="008C167D" w:rsidRPr="008C167D" w:rsidRDefault="00000000">
      <w:pPr>
        <w:pStyle w:val="TableofFigures"/>
        <w:tabs>
          <w:tab w:val="right" w:leader="dot" w:pos="9016"/>
        </w:tabs>
        <w:rPr>
          <w:rFonts w:ascii="Times New Roman" w:eastAsiaTheme="minorEastAsia" w:hAnsi="Times New Roman" w:cs="Times New Roman"/>
          <w:noProof/>
          <w:lang w:val="en-US"/>
        </w:rPr>
      </w:pPr>
      <w:hyperlink w:anchor="_Toc121156777" w:history="1">
        <w:r w:rsidR="008C167D" w:rsidRPr="008C167D">
          <w:rPr>
            <w:rStyle w:val="Hyperlink"/>
            <w:rFonts w:ascii="Times New Roman" w:hAnsi="Times New Roman" w:cs="Times New Roman"/>
            <w:noProof/>
          </w:rPr>
          <w:t>Figure 2 Use-case diagram of the Vertical Farm Control System</w:t>
        </w:r>
        <w:r w:rsidR="008C167D" w:rsidRPr="008C167D">
          <w:rPr>
            <w:rFonts w:ascii="Times New Roman" w:hAnsi="Times New Roman" w:cs="Times New Roman"/>
            <w:noProof/>
            <w:webHidden/>
          </w:rPr>
          <w:tab/>
        </w:r>
        <w:r w:rsidR="008C167D" w:rsidRPr="008C167D">
          <w:rPr>
            <w:rFonts w:ascii="Times New Roman" w:hAnsi="Times New Roman" w:cs="Times New Roman"/>
            <w:noProof/>
            <w:webHidden/>
          </w:rPr>
          <w:fldChar w:fldCharType="begin"/>
        </w:r>
        <w:r w:rsidR="008C167D" w:rsidRPr="008C167D">
          <w:rPr>
            <w:rFonts w:ascii="Times New Roman" w:hAnsi="Times New Roman" w:cs="Times New Roman"/>
            <w:noProof/>
            <w:webHidden/>
          </w:rPr>
          <w:instrText xml:space="preserve"> PAGEREF _Toc121156777 \h </w:instrText>
        </w:r>
        <w:r w:rsidR="008C167D" w:rsidRPr="008C167D">
          <w:rPr>
            <w:rFonts w:ascii="Times New Roman" w:hAnsi="Times New Roman" w:cs="Times New Roman"/>
            <w:noProof/>
            <w:webHidden/>
          </w:rPr>
        </w:r>
        <w:r w:rsidR="008C167D" w:rsidRPr="008C167D">
          <w:rPr>
            <w:rFonts w:ascii="Times New Roman" w:hAnsi="Times New Roman" w:cs="Times New Roman"/>
            <w:noProof/>
            <w:webHidden/>
          </w:rPr>
          <w:fldChar w:fldCharType="separate"/>
        </w:r>
        <w:r w:rsidR="008C167D" w:rsidRPr="008C167D">
          <w:rPr>
            <w:rFonts w:ascii="Times New Roman" w:hAnsi="Times New Roman" w:cs="Times New Roman"/>
            <w:noProof/>
            <w:webHidden/>
          </w:rPr>
          <w:t>11</w:t>
        </w:r>
        <w:r w:rsidR="008C167D" w:rsidRPr="008C167D">
          <w:rPr>
            <w:rFonts w:ascii="Times New Roman" w:hAnsi="Times New Roman" w:cs="Times New Roman"/>
            <w:noProof/>
            <w:webHidden/>
          </w:rPr>
          <w:fldChar w:fldCharType="end"/>
        </w:r>
      </w:hyperlink>
    </w:p>
    <w:p w14:paraId="4A0B45B8" w14:textId="08D68145" w:rsidR="008C167D" w:rsidRPr="008C167D" w:rsidRDefault="00000000">
      <w:pPr>
        <w:pStyle w:val="TableofFigures"/>
        <w:tabs>
          <w:tab w:val="right" w:leader="dot" w:pos="9016"/>
        </w:tabs>
        <w:rPr>
          <w:rFonts w:ascii="Times New Roman" w:eastAsiaTheme="minorEastAsia" w:hAnsi="Times New Roman" w:cs="Times New Roman"/>
          <w:noProof/>
          <w:lang w:val="en-US"/>
        </w:rPr>
      </w:pPr>
      <w:hyperlink r:id="rId9" w:anchor="_Toc121156778" w:history="1">
        <w:r w:rsidR="008C167D" w:rsidRPr="008C167D">
          <w:rPr>
            <w:rStyle w:val="Hyperlink"/>
            <w:rFonts w:ascii="Times New Roman" w:hAnsi="Times New Roman" w:cs="Times New Roman"/>
            <w:noProof/>
          </w:rPr>
          <w:t>Figure 3 Sequence diagram for use case 1</w:t>
        </w:r>
        <w:r w:rsidR="008C167D" w:rsidRPr="008C167D">
          <w:rPr>
            <w:rFonts w:ascii="Times New Roman" w:hAnsi="Times New Roman" w:cs="Times New Roman"/>
            <w:noProof/>
            <w:webHidden/>
          </w:rPr>
          <w:tab/>
        </w:r>
        <w:r w:rsidR="008C167D" w:rsidRPr="008C167D">
          <w:rPr>
            <w:rFonts w:ascii="Times New Roman" w:hAnsi="Times New Roman" w:cs="Times New Roman"/>
            <w:noProof/>
            <w:webHidden/>
          </w:rPr>
          <w:fldChar w:fldCharType="begin"/>
        </w:r>
        <w:r w:rsidR="008C167D" w:rsidRPr="008C167D">
          <w:rPr>
            <w:rFonts w:ascii="Times New Roman" w:hAnsi="Times New Roman" w:cs="Times New Roman"/>
            <w:noProof/>
            <w:webHidden/>
          </w:rPr>
          <w:instrText xml:space="preserve"> PAGEREF _Toc121156778 \h </w:instrText>
        </w:r>
        <w:r w:rsidR="008C167D" w:rsidRPr="008C167D">
          <w:rPr>
            <w:rFonts w:ascii="Times New Roman" w:hAnsi="Times New Roman" w:cs="Times New Roman"/>
            <w:noProof/>
            <w:webHidden/>
          </w:rPr>
        </w:r>
        <w:r w:rsidR="008C167D" w:rsidRPr="008C167D">
          <w:rPr>
            <w:rFonts w:ascii="Times New Roman" w:hAnsi="Times New Roman" w:cs="Times New Roman"/>
            <w:noProof/>
            <w:webHidden/>
          </w:rPr>
          <w:fldChar w:fldCharType="separate"/>
        </w:r>
        <w:r w:rsidR="008C167D" w:rsidRPr="008C167D">
          <w:rPr>
            <w:rFonts w:ascii="Times New Roman" w:hAnsi="Times New Roman" w:cs="Times New Roman"/>
            <w:noProof/>
            <w:webHidden/>
          </w:rPr>
          <w:t>12</w:t>
        </w:r>
        <w:r w:rsidR="008C167D" w:rsidRPr="008C167D">
          <w:rPr>
            <w:rFonts w:ascii="Times New Roman" w:hAnsi="Times New Roman" w:cs="Times New Roman"/>
            <w:noProof/>
            <w:webHidden/>
          </w:rPr>
          <w:fldChar w:fldCharType="end"/>
        </w:r>
      </w:hyperlink>
    </w:p>
    <w:p w14:paraId="2D7E86E7" w14:textId="00B59A6C" w:rsidR="008C167D" w:rsidRPr="008C167D" w:rsidRDefault="00000000">
      <w:pPr>
        <w:pStyle w:val="TableofFigures"/>
        <w:tabs>
          <w:tab w:val="right" w:leader="dot" w:pos="9016"/>
        </w:tabs>
        <w:rPr>
          <w:rFonts w:ascii="Times New Roman" w:eastAsiaTheme="minorEastAsia" w:hAnsi="Times New Roman" w:cs="Times New Roman"/>
          <w:noProof/>
          <w:lang w:val="en-US"/>
        </w:rPr>
      </w:pPr>
      <w:hyperlink r:id="rId10" w:anchor="_Toc121156779" w:history="1">
        <w:r w:rsidR="008C167D" w:rsidRPr="008C167D">
          <w:rPr>
            <w:rStyle w:val="Hyperlink"/>
            <w:rFonts w:ascii="Times New Roman" w:hAnsi="Times New Roman" w:cs="Times New Roman"/>
            <w:noProof/>
          </w:rPr>
          <w:t>Figure 4 Sequence diagram for use case 2</w:t>
        </w:r>
        <w:r w:rsidR="008C167D" w:rsidRPr="008C167D">
          <w:rPr>
            <w:rFonts w:ascii="Times New Roman" w:hAnsi="Times New Roman" w:cs="Times New Roman"/>
            <w:noProof/>
            <w:webHidden/>
          </w:rPr>
          <w:tab/>
        </w:r>
        <w:r w:rsidR="008C167D" w:rsidRPr="008C167D">
          <w:rPr>
            <w:rFonts w:ascii="Times New Roman" w:hAnsi="Times New Roman" w:cs="Times New Roman"/>
            <w:noProof/>
            <w:webHidden/>
          </w:rPr>
          <w:fldChar w:fldCharType="begin"/>
        </w:r>
        <w:r w:rsidR="008C167D" w:rsidRPr="008C167D">
          <w:rPr>
            <w:rFonts w:ascii="Times New Roman" w:hAnsi="Times New Roman" w:cs="Times New Roman"/>
            <w:noProof/>
            <w:webHidden/>
          </w:rPr>
          <w:instrText xml:space="preserve"> PAGEREF _Toc121156779 \h </w:instrText>
        </w:r>
        <w:r w:rsidR="008C167D" w:rsidRPr="008C167D">
          <w:rPr>
            <w:rFonts w:ascii="Times New Roman" w:hAnsi="Times New Roman" w:cs="Times New Roman"/>
            <w:noProof/>
            <w:webHidden/>
          </w:rPr>
        </w:r>
        <w:r w:rsidR="008C167D" w:rsidRPr="008C167D">
          <w:rPr>
            <w:rFonts w:ascii="Times New Roman" w:hAnsi="Times New Roman" w:cs="Times New Roman"/>
            <w:noProof/>
            <w:webHidden/>
          </w:rPr>
          <w:fldChar w:fldCharType="separate"/>
        </w:r>
        <w:r w:rsidR="008C167D" w:rsidRPr="008C167D">
          <w:rPr>
            <w:rFonts w:ascii="Times New Roman" w:hAnsi="Times New Roman" w:cs="Times New Roman"/>
            <w:noProof/>
            <w:webHidden/>
          </w:rPr>
          <w:t>13</w:t>
        </w:r>
        <w:r w:rsidR="008C167D" w:rsidRPr="008C167D">
          <w:rPr>
            <w:rFonts w:ascii="Times New Roman" w:hAnsi="Times New Roman" w:cs="Times New Roman"/>
            <w:noProof/>
            <w:webHidden/>
          </w:rPr>
          <w:fldChar w:fldCharType="end"/>
        </w:r>
      </w:hyperlink>
    </w:p>
    <w:p w14:paraId="6A0A0456" w14:textId="7DB2B6A2" w:rsidR="008C167D" w:rsidRPr="008C167D" w:rsidRDefault="00000000">
      <w:pPr>
        <w:pStyle w:val="TableofFigures"/>
        <w:tabs>
          <w:tab w:val="right" w:leader="dot" w:pos="9016"/>
        </w:tabs>
        <w:rPr>
          <w:rFonts w:ascii="Times New Roman" w:eastAsiaTheme="minorEastAsia" w:hAnsi="Times New Roman" w:cs="Times New Roman"/>
          <w:noProof/>
          <w:lang w:val="en-US"/>
        </w:rPr>
      </w:pPr>
      <w:hyperlink r:id="rId11" w:anchor="_Toc121156780" w:history="1">
        <w:r w:rsidR="008C167D" w:rsidRPr="008C167D">
          <w:rPr>
            <w:rStyle w:val="Hyperlink"/>
            <w:rFonts w:ascii="Times New Roman" w:hAnsi="Times New Roman" w:cs="Times New Roman"/>
            <w:noProof/>
          </w:rPr>
          <w:t>Figure 5 Sequence diagram for use case 3</w:t>
        </w:r>
        <w:r w:rsidR="008C167D" w:rsidRPr="008C167D">
          <w:rPr>
            <w:rFonts w:ascii="Times New Roman" w:hAnsi="Times New Roman" w:cs="Times New Roman"/>
            <w:noProof/>
            <w:webHidden/>
          </w:rPr>
          <w:tab/>
        </w:r>
        <w:r w:rsidR="008C167D" w:rsidRPr="008C167D">
          <w:rPr>
            <w:rFonts w:ascii="Times New Roman" w:hAnsi="Times New Roman" w:cs="Times New Roman"/>
            <w:noProof/>
            <w:webHidden/>
          </w:rPr>
          <w:fldChar w:fldCharType="begin"/>
        </w:r>
        <w:r w:rsidR="008C167D" w:rsidRPr="008C167D">
          <w:rPr>
            <w:rFonts w:ascii="Times New Roman" w:hAnsi="Times New Roman" w:cs="Times New Roman"/>
            <w:noProof/>
            <w:webHidden/>
          </w:rPr>
          <w:instrText xml:space="preserve"> PAGEREF _Toc121156780 \h </w:instrText>
        </w:r>
        <w:r w:rsidR="008C167D" w:rsidRPr="008C167D">
          <w:rPr>
            <w:rFonts w:ascii="Times New Roman" w:hAnsi="Times New Roman" w:cs="Times New Roman"/>
            <w:noProof/>
            <w:webHidden/>
          </w:rPr>
        </w:r>
        <w:r w:rsidR="008C167D" w:rsidRPr="008C167D">
          <w:rPr>
            <w:rFonts w:ascii="Times New Roman" w:hAnsi="Times New Roman" w:cs="Times New Roman"/>
            <w:noProof/>
            <w:webHidden/>
          </w:rPr>
          <w:fldChar w:fldCharType="separate"/>
        </w:r>
        <w:r w:rsidR="008C167D" w:rsidRPr="008C167D">
          <w:rPr>
            <w:rFonts w:ascii="Times New Roman" w:hAnsi="Times New Roman" w:cs="Times New Roman"/>
            <w:noProof/>
            <w:webHidden/>
          </w:rPr>
          <w:t>13</w:t>
        </w:r>
        <w:r w:rsidR="008C167D" w:rsidRPr="008C167D">
          <w:rPr>
            <w:rFonts w:ascii="Times New Roman" w:hAnsi="Times New Roman" w:cs="Times New Roman"/>
            <w:noProof/>
            <w:webHidden/>
          </w:rPr>
          <w:fldChar w:fldCharType="end"/>
        </w:r>
      </w:hyperlink>
    </w:p>
    <w:p w14:paraId="1D554ED5" w14:textId="40E09971" w:rsidR="008C167D" w:rsidRPr="008C167D" w:rsidRDefault="00000000">
      <w:pPr>
        <w:pStyle w:val="TableofFigures"/>
        <w:tabs>
          <w:tab w:val="right" w:leader="dot" w:pos="9016"/>
        </w:tabs>
        <w:rPr>
          <w:rFonts w:ascii="Times New Roman" w:eastAsiaTheme="minorEastAsia" w:hAnsi="Times New Roman" w:cs="Times New Roman"/>
          <w:noProof/>
          <w:lang w:val="en-US"/>
        </w:rPr>
      </w:pPr>
      <w:hyperlink r:id="rId12" w:anchor="_Toc121156781" w:history="1">
        <w:r w:rsidR="008C167D" w:rsidRPr="008C167D">
          <w:rPr>
            <w:rStyle w:val="Hyperlink"/>
            <w:rFonts w:ascii="Times New Roman" w:hAnsi="Times New Roman" w:cs="Times New Roman"/>
            <w:noProof/>
          </w:rPr>
          <w:t>Figure 6 Sequence diagram for use case 4</w:t>
        </w:r>
        <w:r w:rsidR="008C167D" w:rsidRPr="008C167D">
          <w:rPr>
            <w:rFonts w:ascii="Times New Roman" w:hAnsi="Times New Roman" w:cs="Times New Roman"/>
            <w:noProof/>
            <w:webHidden/>
          </w:rPr>
          <w:tab/>
        </w:r>
        <w:r w:rsidR="008C167D" w:rsidRPr="008C167D">
          <w:rPr>
            <w:rFonts w:ascii="Times New Roman" w:hAnsi="Times New Roman" w:cs="Times New Roman"/>
            <w:noProof/>
            <w:webHidden/>
          </w:rPr>
          <w:fldChar w:fldCharType="begin"/>
        </w:r>
        <w:r w:rsidR="008C167D" w:rsidRPr="008C167D">
          <w:rPr>
            <w:rFonts w:ascii="Times New Roman" w:hAnsi="Times New Roman" w:cs="Times New Roman"/>
            <w:noProof/>
            <w:webHidden/>
          </w:rPr>
          <w:instrText xml:space="preserve"> PAGEREF _Toc121156781 \h </w:instrText>
        </w:r>
        <w:r w:rsidR="008C167D" w:rsidRPr="008C167D">
          <w:rPr>
            <w:rFonts w:ascii="Times New Roman" w:hAnsi="Times New Roman" w:cs="Times New Roman"/>
            <w:noProof/>
            <w:webHidden/>
          </w:rPr>
        </w:r>
        <w:r w:rsidR="008C167D" w:rsidRPr="008C167D">
          <w:rPr>
            <w:rFonts w:ascii="Times New Roman" w:hAnsi="Times New Roman" w:cs="Times New Roman"/>
            <w:noProof/>
            <w:webHidden/>
          </w:rPr>
          <w:fldChar w:fldCharType="separate"/>
        </w:r>
        <w:r w:rsidR="008C167D" w:rsidRPr="008C167D">
          <w:rPr>
            <w:rFonts w:ascii="Times New Roman" w:hAnsi="Times New Roman" w:cs="Times New Roman"/>
            <w:noProof/>
            <w:webHidden/>
          </w:rPr>
          <w:t>14</w:t>
        </w:r>
        <w:r w:rsidR="008C167D" w:rsidRPr="008C167D">
          <w:rPr>
            <w:rFonts w:ascii="Times New Roman" w:hAnsi="Times New Roman" w:cs="Times New Roman"/>
            <w:noProof/>
            <w:webHidden/>
          </w:rPr>
          <w:fldChar w:fldCharType="end"/>
        </w:r>
      </w:hyperlink>
    </w:p>
    <w:p w14:paraId="6CBDF0F5" w14:textId="7E29A4A2" w:rsidR="008C167D" w:rsidRPr="008C167D" w:rsidRDefault="00000000">
      <w:pPr>
        <w:pStyle w:val="TableofFigures"/>
        <w:tabs>
          <w:tab w:val="right" w:leader="dot" w:pos="9016"/>
        </w:tabs>
        <w:rPr>
          <w:rFonts w:ascii="Times New Roman" w:eastAsiaTheme="minorEastAsia" w:hAnsi="Times New Roman" w:cs="Times New Roman"/>
          <w:noProof/>
          <w:lang w:val="en-US"/>
        </w:rPr>
      </w:pPr>
      <w:hyperlink r:id="rId13" w:anchor="_Toc121156782" w:history="1">
        <w:r w:rsidR="008C167D" w:rsidRPr="008C167D">
          <w:rPr>
            <w:rStyle w:val="Hyperlink"/>
            <w:rFonts w:ascii="Times New Roman" w:hAnsi="Times New Roman" w:cs="Times New Roman"/>
            <w:noProof/>
          </w:rPr>
          <w:t>Figure 7 Sequence diagram for use case 5</w:t>
        </w:r>
        <w:r w:rsidR="008C167D" w:rsidRPr="008C167D">
          <w:rPr>
            <w:rFonts w:ascii="Times New Roman" w:hAnsi="Times New Roman" w:cs="Times New Roman"/>
            <w:noProof/>
            <w:webHidden/>
          </w:rPr>
          <w:tab/>
        </w:r>
        <w:r w:rsidR="008C167D" w:rsidRPr="008C167D">
          <w:rPr>
            <w:rFonts w:ascii="Times New Roman" w:hAnsi="Times New Roman" w:cs="Times New Roman"/>
            <w:noProof/>
            <w:webHidden/>
          </w:rPr>
          <w:fldChar w:fldCharType="begin"/>
        </w:r>
        <w:r w:rsidR="008C167D" w:rsidRPr="008C167D">
          <w:rPr>
            <w:rFonts w:ascii="Times New Roman" w:hAnsi="Times New Roman" w:cs="Times New Roman"/>
            <w:noProof/>
            <w:webHidden/>
          </w:rPr>
          <w:instrText xml:space="preserve"> PAGEREF _Toc121156782 \h </w:instrText>
        </w:r>
        <w:r w:rsidR="008C167D" w:rsidRPr="008C167D">
          <w:rPr>
            <w:rFonts w:ascii="Times New Roman" w:hAnsi="Times New Roman" w:cs="Times New Roman"/>
            <w:noProof/>
            <w:webHidden/>
          </w:rPr>
        </w:r>
        <w:r w:rsidR="008C167D" w:rsidRPr="008C167D">
          <w:rPr>
            <w:rFonts w:ascii="Times New Roman" w:hAnsi="Times New Roman" w:cs="Times New Roman"/>
            <w:noProof/>
            <w:webHidden/>
          </w:rPr>
          <w:fldChar w:fldCharType="separate"/>
        </w:r>
        <w:r w:rsidR="008C167D" w:rsidRPr="008C167D">
          <w:rPr>
            <w:rFonts w:ascii="Times New Roman" w:hAnsi="Times New Roman" w:cs="Times New Roman"/>
            <w:noProof/>
            <w:webHidden/>
          </w:rPr>
          <w:t>14</w:t>
        </w:r>
        <w:r w:rsidR="008C167D" w:rsidRPr="008C167D">
          <w:rPr>
            <w:rFonts w:ascii="Times New Roman" w:hAnsi="Times New Roman" w:cs="Times New Roman"/>
            <w:noProof/>
            <w:webHidden/>
          </w:rPr>
          <w:fldChar w:fldCharType="end"/>
        </w:r>
      </w:hyperlink>
    </w:p>
    <w:p w14:paraId="4DD1CDF4" w14:textId="13EBF6F4" w:rsidR="008C167D" w:rsidRPr="008C167D" w:rsidRDefault="00000000">
      <w:pPr>
        <w:pStyle w:val="TableofFigures"/>
        <w:tabs>
          <w:tab w:val="right" w:leader="dot" w:pos="9016"/>
        </w:tabs>
        <w:rPr>
          <w:rFonts w:ascii="Times New Roman" w:eastAsiaTheme="minorEastAsia" w:hAnsi="Times New Roman" w:cs="Times New Roman"/>
          <w:noProof/>
          <w:lang w:val="en-US"/>
        </w:rPr>
      </w:pPr>
      <w:hyperlink w:anchor="_Toc121156783" w:history="1">
        <w:r w:rsidR="008C167D" w:rsidRPr="008C167D">
          <w:rPr>
            <w:rStyle w:val="Hyperlink"/>
            <w:rFonts w:ascii="Times New Roman" w:hAnsi="Times New Roman" w:cs="Times New Roman"/>
            <w:noProof/>
          </w:rPr>
          <w:t>Figure 8 Feedback Control System Diagram</w:t>
        </w:r>
        <w:r w:rsidR="008C167D" w:rsidRPr="008C167D">
          <w:rPr>
            <w:rFonts w:ascii="Times New Roman" w:hAnsi="Times New Roman" w:cs="Times New Roman"/>
            <w:noProof/>
            <w:webHidden/>
          </w:rPr>
          <w:tab/>
        </w:r>
        <w:r w:rsidR="008C167D" w:rsidRPr="008C167D">
          <w:rPr>
            <w:rFonts w:ascii="Times New Roman" w:hAnsi="Times New Roman" w:cs="Times New Roman"/>
            <w:noProof/>
            <w:webHidden/>
          </w:rPr>
          <w:fldChar w:fldCharType="begin"/>
        </w:r>
        <w:r w:rsidR="008C167D" w:rsidRPr="008C167D">
          <w:rPr>
            <w:rFonts w:ascii="Times New Roman" w:hAnsi="Times New Roman" w:cs="Times New Roman"/>
            <w:noProof/>
            <w:webHidden/>
          </w:rPr>
          <w:instrText xml:space="preserve"> PAGEREF _Toc121156783 \h </w:instrText>
        </w:r>
        <w:r w:rsidR="008C167D" w:rsidRPr="008C167D">
          <w:rPr>
            <w:rFonts w:ascii="Times New Roman" w:hAnsi="Times New Roman" w:cs="Times New Roman"/>
            <w:noProof/>
            <w:webHidden/>
          </w:rPr>
        </w:r>
        <w:r w:rsidR="008C167D" w:rsidRPr="008C167D">
          <w:rPr>
            <w:rFonts w:ascii="Times New Roman" w:hAnsi="Times New Roman" w:cs="Times New Roman"/>
            <w:noProof/>
            <w:webHidden/>
          </w:rPr>
          <w:fldChar w:fldCharType="separate"/>
        </w:r>
        <w:r w:rsidR="008C167D" w:rsidRPr="008C167D">
          <w:rPr>
            <w:rFonts w:ascii="Times New Roman" w:hAnsi="Times New Roman" w:cs="Times New Roman"/>
            <w:noProof/>
            <w:webHidden/>
          </w:rPr>
          <w:t>15</w:t>
        </w:r>
        <w:r w:rsidR="008C167D" w:rsidRPr="008C167D">
          <w:rPr>
            <w:rFonts w:ascii="Times New Roman" w:hAnsi="Times New Roman" w:cs="Times New Roman"/>
            <w:noProof/>
            <w:webHidden/>
          </w:rPr>
          <w:fldChar w:fldCharType="end"/>
        </w:r>
      </w:hyperlink>
    </w:p>
    <w:p w14:paraId="04D6F9AA" w14:textId="676C85C4" w:rsidR="008C167D" w:rsidRPr="008C167D" w:rsidRDefault="00000000">
      <w:pPr>
        <w:pStyle w:val="TableofFigures"/>
        <w:tabs>
          <w:tab w:val="right" w:leader="dot" w:pos="9016"/>
        </w:tabs>
        <w:rPr>
          <w:rFonts w:ascii="Times New Roman" w:eastAsiaTheme="minorEastAsia" w:hAnsi="Times New Roman" w:cs="Times New Roman"/>
          <w:noProof/>
          <w:lang w:val="en-US"/>
        </w:rPr>
      </w:pPr>
      <w:hyperlink w:anchor="_Toc121156784" w:history="1">
        <w:r w:rsidR="008C167D" w:rsidRPr="008C167D">
          <w:rPr>
            <w:rStyle w:val="Hyperlink"/>
            <w:rFonts w:ascii="Times New Roman" w:hAnsi="Times New Roman" w:cs="Times New Roman"/>
            <w:noProof/>
          </w:rPr>
          <w:t>Figure 9 Finite state machine diagram</w:t>
        </w:r>
        <w:r w:rsidR="008C167D" w:rsidRPr="008C167D">
          <w:rPr>
            <w:rFonts w:ascii="Times New Roman" w:hAnsi="Times New Roman" w:cs="Times New Roman"/>
            <w:noProof/>
            <w:webHidden/>
          </w:rPr>
          <w:tab/>
        </w:r>
        <w:r w:rsidR="008C167D" w:rsidRPr="008C167D">
          <w:rPr>
            <w:rFonts w:ascii="Times New Roman" w:hAnsi="Times New Roman" w:cs="Times New Roman"/>
            <w:noProof/>
            <w:webHidden/>
          </w:rPr>
          <w:fldChar w:fldCharType="begin"/>
        </w:r>
        <w:r w:rsidR="008C167D" w:rsidRPr="008C167D">
          <w:rPr>
            <w:rFonts w:ascii="Times New Roman" w:hAnsi="Times New Roman" w:cs="Times New Roman"/>
            <w:noProof/>
            <w:webHidden/>
          </w:rPr>
          <w:instrText xml:space="preserve"> PAGEREF _Toc121156784 \h </w:instrText>
        </w:r>
        <w:r w:rsidR="008C167D" w:rsidRPr="008C167D">
          <w:rPr>
            <w:rFonts w:ascii="Times New Roman" w:hAnsi="Times New Roman" w:cs="Times New Roman"/>
            <w:noProof/>
            <w:webHidden/>
          </w:rPr>
        </w:r>
        <w:r w:rsidR="008C167D" w:rsidRPr="008C167D">
          <w:rPr>
            <w:rFonts w:ascii="Times New Roman" w:hAnsi="Times New Roman" w:cs="Times New Roman"/>
            <w:noProof/>
            <w:webHidden/>
          </w:rPr>
          <w:fldChar w:fldCharType="separate"/>
        </w:r>
        <w:r w:rsidR="008C167D" w:rsidRPr="008C167D">
          <w:rPr>
            <w:rFonts w:ascii="Times New Roman" w:hAnsi="Times New Roman" w:cs="Times New Roman"/>
            <w:noProof/>
            <w:webHidden/>
          </w:rPr>
          <w:t>16</w:t>
        </w:r>
        <w:r w:rsidR="008C167D" w:rsidRPr="008C167D">
          <w:rPr>
            <w:rFonts w:ascii="Times New Roman" w:hAnsi="Times New Roman" w:cs="Times New Roman"/>
            <w:noProof/>
            <w:webHidden/>
          </w:rPr>
          <w:fldChar w:fldCharType="end"/>
        </w:r>
      </w:hyperlink>
    </w:p>
    <w:p w14:paraId="46349113" w14:textId="057D5341" w:rsidR="008C167D" w:rsidRPr="008C167D" w:rsidRDefault="00000000">
      <w:pPr>
        <w:pStyle w:val="TableofFigures"/>
        <w:tabs>
          <w:tab w:val="right" w:leader="dot" w:pos="9016"/>
        </w:tabs>
        <w:rPr>
          <w:rFonts w:ascii="Times New Roman" w:eastAsiaTheme="minorEastAsia" w:hAnsi="Times New Roman" w:cs="Times New Roman"/>
          <w:noProof/>
          <w:lang w:val="en-US"/>
        </w:rPr>
      </w:pPr>
      <w:hyperlink r:id="rId14" w:anchor="_Toc121156785" w:history="1">
        <w:r w:rsidR="008C167D" w:rsidRPr="008C167D">
          <w:rPr>
            <w:rStyle w:val="Hyperlink"/>
            <w:rFonts w:ascii="Times New Roman" w:hAnsi="Times New Roman" w:cs="Times New Roman"/>
            <w:noProof/>
          </w:rPr>
          <w:t>Figure 10 Level 0 (Context) data flow diagram</w:t>
        </w:r>
        <w:r w:rsidR="008C167D" w:rsidRPr="008C167D">
          <w:rPr>
            <w:rFonts w:ascii="Times New Roman" w:hAnsi="Times New Roman" w:cs="Times New Roman"/>
            <w:noProof/>
            <w:webHidden/>
          </w:rPr>
          <w:tab/>
        </w:r>
        <w:r w:rsidR="008C167D" w:rsidRPr="008C167D">
          <w:rPr>
            <w:rFonts w:ascii="Times New Roman" w:hAnsi="Times New Roman" w:cs="Times New Roman"/>
            <w:noProof/>
            <w:webHidden/>
          </w:rPr>
          <w:fldChar w:fldCharType="begin"/>
        </w:r>
        <w:r w:rsidR="008C167D" w:rsidRPr="008C167D">
          <w:rPr>
            <w:rFonts w:ascii="Times New Roman" w:hAnsi="Times New Roman" w:cs="Times New Roman"/>
            <w:noProof/>
            <w:webHidden/>
          </w:rPr>
          <w:instrText xml:space="preserve"> PAGEREF _Toc121156785 \h </w:instrText>
        </w:r>
        <w:r w:rsidR="008C167D" w:rsidRPr="008C167D">
          <w:rPr>
            <w:rFonts w:ascii="Times New Roman" w:hAnsi="Times New Roman" w:cs="Times New Roman"/>
            <w:noProof/>
            <w:webHidden/>
          </w:rPr>
        </w:r>
        <w:r w:rsidR="008C167D" w:rsidRPr="008C167D">
          <w:rPr>
            <w:rFonts w:ascii="Times New Roman" w:hAnsi="Times New Roman" w:cs="Times New Roman"/>
            <w:noProof/>
            <w:webHidden/>
          </w:rPr>
          <w:fldChar w:fldCharType="separate"/>
        </w:r>
        <w:r w:rsidR="008C167D" w:rsidRPr="008C167D">
          <w:rPr>
            <w:rFonts w:ascii="Times New Roman" w:hAnsi="Times New Roman" w:cs="Times New Roman"/>
            <w:noProof/>
            <w:webHidden/>
          </w:rPr>
          <w:t>16</w:t>
        </w:r>
        <w:r w:rsidR="008C167D" w:rsidRPr="008C167D">
          <w:rPr>
            <w:rFonts w:ascii="Times New Roman" w:hAnsi="Times New Roman" w:cs="Times New Roman"/>
            <w:noProof/>
            <w:webHidden/>
          </w:rPr>
          <w:fldChar w:fldCharType="end"/>
        </w:r>
      </w:hyperlink>
    </w:p>
    <w:p w14:paraId="69AE6715" w14:textId="6CB6D1EA" w:rsidR="008C167D" w:rsidRPr="008C167D" w:rsidRDefault="00000000">
      <w:pPr>
        <w:pStyle w:val="TableofFigures"/>
        <w:tabs>
          <w:tab w:val="right" w:leader="dot" w:pos="9016"/>
        </w:tabs>
        <w:rPr>
          <w:rFonts w:ascii="Times New Roman" w:eastAsiaTheme="minorEastAsia" w:hAnsi="Times New Roman" w:cs="Times New Roman"/>
          <w:noProof/>
          <w:lang w:val="en-US"/>
        </w:rPr>
      </w:pPr>
      <w:hyperlink r:id="rId15" w:anchor="_Toc121156786" w:history="1">
        <w:r w:rsidR="008C167D" w:rsidRPr="008C167D">
          <w:rPr>
            <w:rStyle w:val="Hyperlink"/>
            <w:rFonts w:ascii="Times New Roman" w:hAnsi="Times New Roman" w:cs="Times New Roman"/>
            <w:noProof/>
          </w:rPr>
          <w:t>Figure 11 Level 1 data flow diagram</w:t>
        </w:r>
        <w:r w:rsidR="008C167D" w:rsidRPr="008C167D">
          <w:rPr>
            <w:rFonts w:ascii="Times New Roman" w:hAnsi="Times New Roman" w:cs="Times New Roman"/>
            <w:noProof/>
            <w:webHidden/>
          </w:rPr>
          <w:tab/>
        </w:r>
        <w:r w:rsidR="008C167D" w:rsidRPr="008C167D">
          <w:rPr>
            <w:rFonts w:ascii="Times New Roman" w:hAnsi="Times New Roman" w:cs="Times New Roman"/>
            <w:noProof/>
            <w:webHidden/>
          </w:rPr>
          <w:fldChar w:fldCharType="begin"/>
        </w:r>
        <w:r w:rsidR="008C167D" w:rsidRPr="008C167D">
          <w:rPr>
            <w:rFonts w:ascii="Times New Roman" w:hAnsi="Times New Roman" w:cs="Times New Roman"/>
            <w:noProof/>
            <w:webHidden/>
          </w:rPr>
          <w:instrText xml:space="preserve"> PAGEREF _Toc121156786 \h </w:instrText>
        </w:r>
        <w:r w:rsidR="008C167D" w:rsidRPr="008C167D">
          <w:rPr>
            <w:rFonts w:ascii="Times New Roman" w:hAnsi="Times New Roman" w:cs="Times New Roman"/>
            <w:noProof/>
            <w:webHidden/>
          </w:rPr>
        </w:r>
        <w:r w:rsidR="008C167D" w:rsidRPr="008C167D">
          <w:rPr>
            <w:rFonts w:ascii="Times New Roman" w:hAnsi="Times New Roman" w:cs="Times New Roman"/>
            <w:noProof/>
            <w:webHidden/>
          </w:rPr>
          <w:fldChar w:fldCharType="separate"/>
        </w:r>
        <w:r w:rsidR="008C167D" w:rsidRPr="008C167D">
          <w:rPr>
            <w:rFonts w:ascii="Times New Roman" w:hAnsi="Times New Roman" w:cs="Times New Roman"/>
            <w:noProof/>
            <w:webHidden/>
          </w:rPr>
          <w:t>17</w:t>
        </w:r>
        <w:r w:rsidR="008C167D" w:rsidRPr="008C167D">
          <w:rPr>
            <w:rFonts w:ascii="Times New Roman" w:hAnsi="Times New Roman" w:cs="Times New Roman"/>
            <w:noProof/>
            <w:webHidden/>
          </w:rPr>
          <w:fldChar w:fldCharType="end"/>
        </w:r>
      </w:hyperlink>
    </w:p>
    <w:p w14:paraId="62B58105" w14:textId="6E2F2E36" w:rsidR="008C167D" w:rsidRPr="008C167D" w:rsidRDefault="00000000">
      <w:pPr>
        <w:pStyle w:val="TableofFigures"/>
        <w:tabs>
          <w:tab w:val="right" w:leader="dot" w:pos="9016"/>
        </w:tabs>
        <w:rPr>
          <w:rFonts w:ascii="Times New Roman" w:eastAsiaTheme="minorEastAsia" w:hAnsi="Times New Roman" w:cs="Times New Roman"/>
          <w:noProof/>
          <w:lang w:val="en-US"/>
        </w:rPr>
      </w:pPr>
      <w:hyperlink r:id="rId16" w:anchor="_Toc121156787" w:history="1">
        <w:r w:rsidR="008C167D" w:rsidRPr="008C167D">
          <w:rPr>
            <w:rStyle w:val="Hyperlink"/>
            <w:rFonts w:ascii="Times New Roman" w:hAnsi="Times New Roman" w:cs="Times New Roman"/>
            <w:noProof/>
          </w:rPr>
          <w:t>Figure 12 Level 2 data flow diagram</w:t>
        </w:r>
        <w:r w:rsidR="008C167D" w:rsidRPr="008C167D">
          <w:rPr>
            <w:rFonts w:ascii="Times New Roman" w:hAnsi="Times New Roman" w:cs="Times New Roman"/>
            <w:noProof/>
            <w:webHidden/>
          </w:rPr>
          <w:tab/>
        </w:r>
        <w:r w:rsidR="008C167D" w:rsidRPr="008C167D">
          <w:rPr>
            <w:rFonts w:ascii="Times New Roman" w:hAnsi="Times New Roman" w:cs="Times New Roman"/>
            <w:noProof/>
            <w:webHidden/>
          </w:rPr>
          <w:fldChar w:fldCharType="begin"/>
        </w:r>
        <w:r w:rsidR="008C167D" w:rsidRPr="008C167D">
          <w:rPr>
            <w:rFonts w:ascii="Times New Roman" w:hAnsi="Times New Roman" w:cs="Times New Roman"/>
            <w:noProof/>
            <w:webHidden/>
          </w:rPr>
          <w:instrText xml:space="preserve"> PAGEREF _Toc121156787 \h </w:instrText>
        </w:r>
        <w:r w:rsidR="008C167D" w:rsidRPr="008C167D">
          <w:rPr>
            <w:rFonts w:ascii="Times New Roman" w:hAnsi="Times New Roman" w:cs="Times New Roman"/>
            <w:noProof/>
            <w:webHidden/>
          </w:rPr>
        </w:r>
        <w:r w:rsidR="008C167D" w:rsidRPr="008C167D">
          <w:rPr>
            <w:rFonts w:ascii="Times New Roman" w:hAnsi="Times New Roman" w:cs="Times New Roman"/>
            <w:noProof/>
            <w:webHidden/>
          </w:rPr>
          <w:fldChar w:fldCharType="separate"/>
        </w:r>
        <w:r w:rsidR="008C167D" w:rsidRPr="008C167D">
          <w:rPr>
            <w:rFonts w:ascii="Times New Roman" w:hAnsi="Times New Roman" w:cs="Times New Roman"/>
            <w:noProof/>
            <w:webHidden/>
          </w:rPr>
          <w:t>18</w:t>
        </w:r>
        <w:r w:rsidR="008C167D" w:rsidRPr="008C167D">
          <w:rPr>
            <w:rFonts w:ascii="Times New Roman" w:hAnsi="Times New Roman" w:cs="Times New Roman"/>
            <w:noProof/>
            <w:webHidden/>
          </w:rPr>
          <w:fldChar w:fldCharType="end"/>
        </w:r>
      </w:hyperlink>
    </w:p>
    <w:p w14:paraId="68238856" w14:textId="186AAEEF" w:rsidR="008C167D" w:rsidRPr="008C167D" w:rsidRDefault="00000000">
      <w:pPr>
        <w:pStyle w:val="TableofFigures"/>
        <w:tabs>
          <w:tab w:val="right" w:leader="dot" w:pos="9016"/>
        </w:tabs>
        <w:rPr>
          <w:rFonts w:ascii="Times New Roman" w:eastAsiaTheme="minorEastAsia" w:hAnsi="Times New Roman" w:cs="Times New Roman"/>
          <w:noProof/>
          <w:lang w:val="en-US"/>
        </w:rPr>
      </w:pPr>
      <w:hyperlink w:anchor="_Toc121156788" w:history="1">
        <w:r w:rsidR="008C167D" w:rsidRPr="008C167D">
          <w:rPr>
            <w:rStyle w:val="Hyperlink"/>
            <w:rFonts w:ascii="Times New Roman" w:hAnsi="Times New Roman" w:cs="Times New Roman"/>
            <w:noProof/>
          </w:rPr>
          <w:t>Figure 13 Package Diagram</w:t>
        </w:r>
        <w:r w:rsidR="008C167D" w:rsidRPr="008C167D">
          <w:rPr>
            <w:rFonts w:ascii="Times New Roman" w:hAnsi="Times New Roman" w:cs="Times New Roman"/>
            <w:noProof/>
            <w:webHidden/>
          </w:rPr>
          <w:tab/>
        </w:r>
        <w:r w:rsidR="008C167D" w:rsidRPr="008C167D">
          <w:rPr>
            <w:rFonts w:ascii="Times New Roman" w:hAnsi="Times New Roman" w:cs="Times New Roman"/>
            <w:noProof/>
            <w:webHidden/>
          </w:rPr>
          <w:fldChar w:fldCharType="begin"/>
        </w:r>
        <w:r w:rsidR="008C167D" w:rsidRPr="008C167D">
          <w:rPr>
            <w:rFonts w:ascii="Times New Roman" w:hAnsi="Times New Roman" w:cs="Times New Roman"/>
            <w:noProof/>
            <w:webHidden/>
          </w:rPr>
          <w:instrText xml:space="preserve"> PAGEREF _Toc121156788 \h </w:instrText>
        </w:r>
        <w:r w:rsidR="008C167D" w:rsidRPr="008C167D">
          <w:rPr>
            <w:rFonts w:ascii="Times New Roman" w:hAnsi="Times New Roman" w:cs="Times New Roman"/>
            <w:noProof/>
            <w:webHidden/>
          </w:rPr>
        </w:r>
        <w:r w:rsidR="008C167D" w:rsidRPr="008C167D">
          <w:rPr>
            <w:rFonts w:ascii="Times New Roman" w:hAnsi="Times New Roman" w:cs="Times New Roman"/>
            <w:noProof/>
            <w:webHidden/>
          </w:rPr>
          <w:fldChar w:fldCharType="separate"/>
        </w:r>
        <w:r w:rsidR="008C167D" w:rsidRPr="008C167D">
          <w:rPr>
            <w:rFonts w:ascii="Times New Roman" w:hAnsi="Times New Roman" w:cs="Times New Roman"/>
            <w:noProof/>
            <w:webHidden/>
          </w:rPr>
          <w:t>19</w:t>
        </w:r>
        <w:r w:rsidR="008C167D" w:rsidRPr="008C167D">
          <w:rPr>
            <w:rFonts w:ascii="Times New Roman" w:hAnsi="Times New Roman" w:cs="Times New Roman"/>
            <w:noProof/>
            <w:webHidden/>
          </w:rPr>
          <w:fldChar w:fldCharType="end"/>
        </w:r>
      </w:hyperlink>
    </w:p>
    <w:p w14:paraId="36323E2F" w14:textId="631AB158" w:rsidR="008C167D" w:rsidRPr="008C167D" w:rsidRDefault="00000000">
      <w:pPr>
        <w:pStyle w:val="TableofFigures"/>
        <w:tabs>
          <w:tab w:val="right" w:leader="dot" w:pos="9016"/>
        </w:tabs>
        <w:rPr>
          <w:rFonts w:ascii="Times New Roman" w:eastAsiaTheme="minorEastAsia" w:hAnsi="Times New Roman" w:cs="Times New Roman"/>
          <w:noProof/>
          <w:lang w:val="en-US"/>
        </w:rPr>
      </w:pPr>
      <w:hyperlink r:id="rId17" w:anchor="_Toc121156789" w:history="1">
        <w:r w:rsidR="008C167D" w:rsidRPr="008C167D">
          <w:rPr>
            <w:rStyle w:val="Hyperlink"/>
            <w:rFonts w:ascii="Times New Roman" w:hAnsi="Times New Roman" w:cs="Times New Roman"/>
            <w:noProof/>
          </w:rPr>
          <w:t>Figure 14 Classes of the JDBC package</w:t>
        </w:r>
        <w:r w:rsidR="008C167D" w:rsidRPr="008C167D">
          <w:rPr>
            <w:rFonts w:ascii="Times New Roman" w:hAnsi="Times New Roman" w:cs="Times New Roman"/>
            <w:noProof/>
            <w:webHidden/>
          </w:rPr>
          <w:tab/>
        </w:r>
        <w:r w:rsidR="008C167D" w:rsidRPr="008C167D">
          <w:rPr>
            <w:rFonts w:ascii="Times New Roman" w:hAnsi="Times New Roman" w:cs="Times New Roman"/>
            <w:noProof/>
            <w:webHidden/>
          </w:rPr>
          <w:fldChar w:fldCharType="begin"/>
        </w:r>
        <w:r w:rsidR="008C167D" w:rsidRPr="008C167D">
          <w:rPr>
            <w:rFonts w:ascii="Times New Roman" w:hAnsi="Times New Roman" w:cs="Times New Roman"/>
            <w:noProof/>
            <w:webHidden/>
          </w:rPr>
          <w:instrText xml:space="preserve"> PAGEREF _Toc121156789 \h </w:instrText>
        </w:r>
        <w:r w:rsidR="008C167D" w:rsidRPr="008C167D">
          <w:rPr>
            <w:rFonts w:ascii="Times New Roman" w:hAnsi="Times New Roman" w:cs="Times New Roman"/>
            <w:noProof/>
            <w:webHidden/>
          </w:rPr>
        </w:r>
        <w:r w:rsidR="008C167D" w:rsidRPr="008C167D">
          <w:rPr>
            <w:rFonts w:ascii="Times New Roman" w:hAnsi="Times New Roman" w:cs="Times New Roman"/>
            <w:noProof/>
            <w:webHidden/>
          </w:rPr>
          <w:fldChar w:fldCharType="separate"/>
        </w:r>
        <w:r w:rsidR="008C167D" w:rsidRPr="008C167D">
          <w:rPr>
            <w:rFonts w:ascii="Times New Roman" w:hAnsi="Times New Roman" w:cs="Times New Roman"/>
            <w:noProof/>
            <w:webHidden/>
          </w:rPr>
          <w:t>20</w:t>
        </w:r>
        <w:r w:rsidR="008C167D" w:rsidRPr="008C167D">
          <w:rPr>
            <w:rFonts w:ascii="Times New Roman" w:hAnsi="Times New Roman" w:cs="Times New Roman"/>
            <w:noProof/>
            <w:webHidden/>
          </w:rPr>
          <w:fldChar w:fldCharType="end"/>
        </w:r>
      </w:hyperlink>
    </w:p>
    <w:p w14:paraId="40885CFA" w14:textId="4D67DCA4" w:rsidR="008C167D" w:rsidRPr="008C167D" w:rsidRDefault="00000000">
      <w:pPr>
        <w:pStyle w:val="TableofFigures"/>
        <w:tabs>
          <w:tab w:val="right" w:leader="dot" w:pos="9016"/>
        </w:tabs>
        <w:rPr>
          <w:rFonts w:ascii="Times New Roman" w:eastAsiaTheme="minorEastAsia" w:hAnsi="Times New Roman" w:cs="Times New Roman"/>
          <w:noProof/>
          <w:lang w:val="en-US"/>
        </w:rPr>
      </w:pPr>
      <w:hyperlink r:id="rId18" w:anchor="_Toc121156790" w:history="1">
        <w:r w:rsidR="008C167D" w:rsidRPr="008C167D">
          <w:rPr>
            <w:rStyle w:val="Hyperlink"/>
            <w:rFonts w:ascii="Times New Roman" w:hAnsi="Times New Roman" w:cs="Times New Roman"/>
            <w:noProof/>
          </w:rPr>
          <w:t>Figure 15 Classes of the EnvironmentControllers Package</w:t>
        </w:r>
        <w:r w:rsidR="008C167D" w:rsidRPr="008C167D">
          <w:rPr>
            <w:rFonts w:ascii="Times New Roman" w:hAnsi="Times New Roman" w:cs="Times New Roman"/>
            <w:noProof/>
            <w:webHidden/>
          </w:rPr>
          <w:tab/>
        </w:r>
        <w:r w:rsidR="008C167D" w:rsidRPr="008C167D">
          <w:rPr>
            <w:rFonts w:ascii="Times New Roman" w:hAnsi="Times New Roman" w:cs="Times New Roman"/>
            <w:noProof/>
            <w:webHidden/>
          </w:rPr>
          <w:fldChar w:fldCharType="begin"/>
        </w:r>
        <w:r w:rsidR="008C167D" w:rsidRPr="008C167D">
          <w:rPr>
            <w:rFonts w:ascii="Times New Roman" w:hAnsi="Times New Roman" w:cs="Times New Roman"/>
            <w:noProof/>
            <w:webHidden/>
          </w:rPr>
          <w:instrText xml:space="preserve"> PAGEREF _Toc121156790 \h </w:instrText>
        </w:r>
        <w:r w:rsidR="008C167D" w:rsidRPr="008C167D">
          <w:rPr>
            <w:rFonts w:ascii="Times New Roman" w:hAnsi="Times New Roman" w:cs="Times New Roman"/>
            <w:noProof/>
            <w:webHidden/>
          </w:rPr>
        </w:r>
        <w:r w:rsidR="008C167D" w:rsidRPr="008C167D">
          <w:rPr>
            <w:rFonts w:ascii="Times New Roman" w:hAnsi="Times New Roman" w:cs="Times New Roman"/>
            <w:noProof/>
            <w:webHidden/>
          </w:rPr>
          <w:fldChar w:fldCharType="separate"/>
        </w:r>
        <w:r w:rsidR="008C167D" w:rsidRPr="008C167D">
          <w:rPr>
            <w:rFonts w:ascii="Times New Roman" w:hAnsi="Times New Roman" w:cs="Times New Roman"/>
            <w:noProof/>
            <w:webHidden/>
          </w:rPr>
          <w:t>20</w:t>
        </w:r>
        <w:r w:rsidR="008C167D" w:rsidRPr="008C167D">
          <w:rPr>
            <w:rFonts w:ascii="Times New Roman" w:hAnsi="Times New Roman" w:cs="Times New Roman"/>
            <w:noProof/>
            <w:webHidden/>
          </w:rPr>
          <w:fldChar w:fldCharType="end"/>
        </w:r>
      </w:hyperlink>
    </w:p>
    <w:p w14:paraId="4A63BCBC" w14:textId="382281AF" w:rsidR="008C167D" w:rsidRPr="008C167D" w:rsidRDefault="00000000">
      <w:pPr>
        <w:pStyle w:val="TableofFigures"/>
        <w:tabs>
          <w:tab w:val="right" w:leader="dot" w:pos="9016"/>
        </w:tabs>
        <w:rPr>
          <w:rFonts w:ascii="Times New Roman" w:eastAsiaTheme="minorEastAsia" w:hAnsi="Times New Roman" w:cs="Times New Roman"/>
          <w:noProof/>
          <w:lang w:val="en-US"/>
        </w:rPr>
      </w:pPr>
      <w:hyperlink r:id="rId19" w:anchor="_Toc121156791" w:history="1">
        <w:r w:rsidR="008C167D" w:rsidRPr="008C167D">
          <w:rPr>
            <w:rStyle w:val="Hyperlink"/>
            <w:rFonts w:ascii="Times New Roman" w:hAnsi="Times New Roman" w:cs="Times New Roman"/>
            <w:noProof/>
          </w:rPr>
          <w:t>Figure 16 Classes of the InputParameters Package</w:t>
        </w:r>
        <w:r w:rsidR="008C167D" w:rsidRPr="008C167D">
          <w:rPr>
            <w:rFonts w:ascii="Times New Roman" w:hAnsi="Times New Roman" w:cs="Times New Roman"/>
            <w:noProof/>
            <w:webHidden/>
          </w:rPr>
          <w:tab/>
        </w:r>
        <w:r w:rsidR="008C167D" w:rsidRPr="008C167D">
          <w:rPr>
            <w:rFonts w:ascii="Times New Roman" w:hAnsi="Times New Roman" w:cs="Times New Roman"/>
            <w:noProof/>
            <w:webHidden/>
          </w:rPr>
          <w:fldChar w:fldCharType="begin"/>
        </w:r>
        <w:r w:rsidR="008C167D" w:rsidRPr="008C167D">
          <w:rPr>
            <w:rFonts w:ascii="Times New Roman" w:hAnsi="Times New Roman" w:cs="Times New Roman"/>
            <w:noProof/>
            <w:webHidden/>
          </w:rPr>
          <w:instrText xml:space="preserve"> PAGEREF _Toc121156791 \h </w:instrText>
        </w:r>
        <w:r w:rsidR="008C167D" w:rsidRPr="008C167D">
          <w:rPr>
            <w:rFonts w:ascii="Times New Roman" w:hAnsi="Times New Roman" w:cs="Times New Roman"/>
            <w:noProof/>
            <w:webHidden/>
          </w:rPr>
        </w:r>
        <w:r w:rsidR="008C167D" w:rsidRPr="008C167D">
          <w:rPr>
            <w:rFonts w:ascii="Times New Roman" w:hAnsi="Times New Roman" w:cs="Times New Roman"/>
            <w:noProof/>
            <w:webHidden/>
          </w:rPr>
          <w:fldChar w:fldCharType="separate"/>
        </w:r>
        <w:r w:rsidR="008C167D" w:rsidRPr="008C167D">
          <w:rPr>
            <w:rFonts w:ascii="Times New Roman" w:hAnsi="Times New Roman" w:cs="Times New Roman"/>
            <w:noProof/>
            <w:webHidden/>
          </w:rPr>
          <w:t>21</w:t>
        </w:r>
        <w:r w:rsidR="008C167D" w:rsidRPr="008C167D">
          <w:rPr>
            <w:rFonts w:ascii="Times New Roman" w:hAnsi="Times New Roman" w:cs="Times New Roman"/>
            <w:noProof/>
            <w:webHidden/>
          </w:rPr>
          <w:fldChar w:fldCharType="end"/>
        </w:r>
      </w:hyperlink>
    </w:p>
    <w:p w14:paraId="6F4C50EF" w14:textId="6FBFE96B" w:rsidR="008C167D" w:rsidRPr="008C167D" w:rsidRDefault="00000000">
      <w:pPr>
        <w:pStyle w:val="TableofFigures"/>
        <w:tabs>
          <w:tab w:val="right" w:leader="dot" w:pos="9016"/>
        </w:tabs>
        <w:rPr>
          <w:rFonts w:ascii="Times New Roman" w:eastAsiaTheme="minorEastAsia" w:hAnsi="Times New Roman" w:cs="Times New Roman"/>
          <w:noProof/>
          <w:lang w:val="en-US"/>
        </w:rPr>
      </w:pPr>
      <w:hyperlink w:anchor="_Toc121156792" w:history="1">
        <w:r w:rsidR="008C167D" w:rsidRPr="008C167D">
          <w:rPr>
            <w:rStyle w:val="Hyperlink"/>
            <w:rFonts w:ascii="Times New Roman" w:hAnsi="Times New Roman" w:cs="Times New Roman"/>
            <w:noProof/>
          </w:rPr>
          <w:t>Figure 17 Classes of the EnvironmentSimulator Package</w:t>
        </w:r>
        <w:r w:rsidR="008C167D" w:rsidRPr="008C167D">
          <w:rPr>
            <w:rFonts w:ascii="Times New Roman" w:hAnsi="Times New Roman" w:cs="Times New Roman"/>
            <w:noProof/>
            <w:webHidden/>
          </w:rPr>
          <w:tab/>
        </w:r>
        <w:r w:rsidR="008C167D" w:rsidRPr="008C167D">
          <w:rPr>
            <w:rFonts w:ascii="Times New Roman" w:hAnsi="Times New Roman" w:cs="Times New Roman"/>
            <w:noProof/>
            <w:webHidden/>
          </w:rPr>
          <w:fldChar w:fldCharType="begin"/>
        </w:r>
        <w:r w:rsidR="008C167D" w:rsidRPr="008C167D">
          <w:rPr>
            <w:rFonts w:ascii="Times New Roman" w:hAnsi="Times New Roman" w:cs="Times New Roman"/>
            <w:noProof/>
            <w:webHidden/>
          </w:rPr>
          <w:instrText xml:space="preserve"> PAGEREF _Toc121156792 \h </w:instrText>
        </w:r>
        <w:r w:rsidR="008C167D" w:rsidRPr="008C167D">
          <w:rPr>
            <w:rFonts w:ascii="Times New Roman" w:hAnsi="Times New Roman" w:cs="Times New Roman"/>
            <w:noProof/>
            <w:webHidden/>
          </w:rPr>
        </w:r>
        <w:r w:rsidR="008C167D" w:rsidRPr="008C167D">
          <w:rPr>
            <w:rFonts w:ascii="Times New Roman" w:hAnsi="Times New Roman" w:cs="Times New Roman"/>
            <w:noProof/>
            <w:webHidden/>
          </w:rPr>
          <w:fldChar w:fldCharType="separate"/>
        </w:r>
        <w:r w:rsidR="008C167D" w:rsidRPr="008C167D">
          <w:rPr>
            <w:rFonts w:ascii="Times New Roman" w:hAnsi="Times New Roman" w:cs="Times New Roman"/>
            <w:noProof/>
            <w:webHidden/>
          </w:rPr>
          <w:t>22</w:t>
        </w:r>
        <w:r w:rsidR="008C167D" w:rsidRPr="008C167D">
          <w:rPr>
            <w:rFonts w:ascii="Times New Roman" w:hAnsi="Times New Roman" w:cs="Times New Roman"/>
            <w:noProof/>
            <w:webHidden/>
          </w:rPr>
          <w:fldChar w:fldCharType="end"/>
        </w:r>
      </w:hyperlink>
    </w:p>
    <w:p w14:paraId="5DC9DC74" w14:textId="6C09344C" w:rsidR="008C167D" w:rsidRPr="008C167D" w:rsidRDefault="00000000">
      <w:pPr>
        <w:pStyle w:val="TableofFigures"/>
        <w:tabs>
          <w:tab w:val="right" w:leader="dot" w:pos="9016"/>
        </w:tabs>
        <w:rPr>
          <w:rFonts w:ascii="Times New Roman" w:eastAsiaTheme="minorEastAsia" w:hAnsi="Times New Roman" w:cs="Times New Roman"/>
          <w:noProof/>
          <w:lang w:val="en-US"/>
        </w:rPr>
      </w:pPr>
      <w:hyperlink r:id="rId20" w:anchor="_Toc121156793" w:history="1">
        <w:r w:rsidR="008C167D" w:rsidRPr="008C167D">
          <w:rPr>
            <w:rStyle w:val="Hyperlink"/>
            <w:rFonts w:ascii="Times New Roman" w:hAnsi="Times New Roman" w:cs="Times New Roman"/>
            <w:noProof/>
          </w:rPr>
          <w:t>Figure 18 Classes for the Utils Package</w:t>
        </w:r>
        <w:r w:rsidR="008C167D" w:rsidRPr="008C167D">
          <w:rPr>
            <w:rFonts w:ascii="Times New Roman" w:hAnsi="Times New Roman" w:cs="Times New Roman"/>
            <w:noProof/>
            <w:webHidden/>
          </w:rPr>
          <w:tab/>
        </w:r>
        <w:r w:rsidR="008C167D" w:rsidRPr="008C167D">
          <w:rPr>
            <w:rFonts w:ascii="Times New Roman" w:hAnsi="Times New Roman" w:cs="Times New Roman"/>
            <w:noProof/>
            <w:webHidden/>
          </w:rPr>
          <w:fldChar w:fldCharType="begin"/>
        </w:r>
        <w:r w:rsidR="008C167D" w:rsidRPr="008C167D">
          <w:rPr>
            <w:rFonts w:ascii="Times New Roman" w:hAnsi="Times New Roman" w:cs="Times New Roman"/>
            <w:noProof/>
            <w:webHidden/>
          </w:rPr>
          <w:instrText xml:space="preserve"> PAGEREF _Toc121156793 \h </w:instrText>
        </w:r>
        <w:r w:rsidR="008C167D" w:rsidRPr="008C167D">
          <w:rPr>
            <w:rFonts w:ascii="Times New Roman" w:hAnsi="Times New Roman" w:cs="Times New Roman"/>
            <w:noProof/>
            <w:webHidden/>
          </w:rPr>
        </w:r>
        <w:r w:rsidR="008C167D" w:rsidRPr="008C167D">
          <w:rPr>
            <w:rFonts w:ascii="Times New Roman" w:hAnsi="Times New Roman" w:cs="Times New Roman"/>
            <w:noProof/>
            <w:webHidden/>
          </w:rPr>
          <w:fldChar w:fldCharType="separate"/>
        </w:r>
        <w:r w:rsidR="008C167D" w:rsidRPr="008C167D">
          <w:rPr>
            <w:rFonts w:ascii="Times New Roman" w:hAnsi="Times New Roman" w:cs="Times New Roman"/>
            <w:noProof/>
            <w:webHidden/>
          </w:rPr>
          <w:t>23</w:t>
        </w:r>
        <w:r w:rsidR="008C167D" w:rsidRPr="008C167D">
          <w:rPr>
            <w:rFonts w:ascii="Times New Roman" w:hAnsi="Times New Roman" w:cs="Times New Roman"/>
            <w:noProof/>
            <w:webHidden/>
          </w:rPr>
          <w:fldChar w:fldCharType="end"/>
        </w:r>
      </w:hyperlink>
    </w:p>
    <w:p w14:paraId="241B4341" w14:textId="30482790" w:rsidR="008C167D" w:rsidRPr="008C167D" w:rsidRDefault="00000000">
      <w:pPr>
        <w:pStyle w:val="TableofFigures"/>
        <w:tabs>
          <w:tab w:val="right" w:leader="dot" w:pos="9016"/>
        </w:tabs>
        <w:rPr>
          <w:rFonts w:ascii="Times New Roman" w:eastAsiaTheme="minorEastAsia" w:hAnsi="Times New Roman" w:cs="Times New Roman"/>
          <w:noProof/>
          <w:lang w:val="en-US"/>
        </w:rPr>
      </w:pPr>
      <w:hyperlink r:id="rId21" w:anchor="_Toc121156794" w:history="1">
        <w:r w:rsidR="008C167D" w:rsidRPr="008C167D">
          <w:rPr>
            <w:rStyle w:val="Hyperlink"/>
            <w:rFonts w:ascii="Times New Roman" w:hAnsi="Times New Roman" w:cs="Times New Roman"/>
            <w:noProof/>
          </w:rPr>
          <w:t>Figure 19 Classes for the SystemConfiguration Package</w:t>
        </w:r>
        <w:r w:rsidR="008C167D" w:rsidRPr="008C167D">
          <w:rPr>
            <w:rFonts w:ascii="Times New Roman" w:hAnsi="Times New Roman" w:cs="Times New Roman"/>
            <w:noProof/>
            <w:webHidden/>
          </w:rPr>
          <w:tab/>
        </w:r>
        <w:r w:rsidR="008C167D" w:rsidRPr="008C167D">
          <w:rPr>
            <w:rFonts w:ascii="Times New Roman" w:hAnsi="Times New Roman" w:cs="Times New Roman"/>
            <w:noProof/>
            <w:webHidden/>
          </w:rPr>
          <w:fldChar w:fldCharType="begin"/>
        </w:r>
        <w:r w:rsidR="008C167D" w:rsidRPr="008C167D">
          <w:rPr>
            <w:rFonts w:ascii="Times New Roman" w:hAnsi="Times New Roman" w:cs="Times New Roman"/>
            <w:noProof/>
            <w:webHidden/>
          </w:rPr>
          <w:instrText xml:space="preserve"> PAGEREF _Toc121156794 \h </w:instrText>
        </w:r>
        <w:r w:rsidR="008C167D" w:rsidRPr="008C167D">
          <w:rPr>
            <w:rFonts w:ascii="Times New Roman" w:hAnsi="Times New Roman" w:cs="Times New Roman"/>
            <w:noProof/>
            <w:webHidden/>
          </w:rPr>
        </w:r>
        <w:r w:rsidR="008C167D" w:rsidRPr="008C167D">
          <w:rPr>
            <w:rFonts w:ascii="Times New Roman" w:hAnsi="Times New Roman" w:cs="Times New Roman"/>
            <w:noProof/>
            <w:webHidden/>
          </w:rPr>
          <w:fldChar w:fldCharType="separate"/>
        </w:r>
        <w:r w:rsidR="008C167D" w:rsidRPr="008C167D">
          <w:rPr>
            <w:rFonts w:ascii="Times New Roman" w:hAnsi="Times New Roman" w:cs="Times New Roman"/>
            <w:noProof/>
            <w:webHidden/>
          </w:rPr>
          <w:t>23</w:t>
        </w:r>
        <w:r w:rsidR="008C167D" w:rsidRPr="008C167D">
          <w:rPr>
            <w:rFonts w:ascii="Times New Roman" w:hAnsi="Times New Roman" w:cs="Times New Roman"/>
            <w:noProof/>
            <w:webHidden/>
          </w:rPr>
          <w:fldChar w:fldCharType="end"/>
        </w:r>
      </w:hyperlink>
    </w:p>
    <w:p w14:paraId="44EFEAC8" w14:textId="1C575494" w:rsidR="008C167D" w:rsidRPr="008C167D" w:rsidRDefault="00000000">
      <w:pPr>
        <w:pStyle w:val="TableofFigures"/>
        <w:tabs>
          <w:tab w:val="right" w:leader="dot" w:pos="9016"/>
        </w:tabs>
        <w:rPr>
          <w:rFonts w:ascii="Times New Roman" w:eastAsiaTheme="minorEastAsia" w:hAnsi="Times New Roman" w:cs="Times New Roman"/>
          <w:noProof/>
          <w:lang w:val="en-US"/>
        </w:rPr>
      </w:pPr>
      <w:hyperlink r:id="rId22" w:anchor="_Toc121156795" w:history="1">
        <w:r w:rsidR="008C167D" w:rsidRPr="008C167D">
          <w:rPr>
            <w:rStyle w:val="Hyperlink"/>
            <w:rFonts w:ascii="Times New Roman" w:hAnsi="Times New Roman" w:cs="Times New Roman"/>
            <w:noProof/>
          </w:rPr>
          <w:t>Figure 20 Classes for the Reporting Package</w:t>
        </w:r>
        <w:r w:rsidR="008C167D" w:rsidRPr="008C167D">
          <w:rPr>
            <w:rFonts w:ascii="Times New Roman" w:hAnsi="Times New Roman" w:cs="Times New Roman"/>
            <w:noProof/>
            <w:webHidden/>
          </w:rPr>
          <w:tab/>
        </w:r>
        <w:r w:rsidR="008C167D" w:rsidRPr="008C167D">
          <w:rPr>
            <w:rFonts w:ascii="Times New Roman" w:hAnsi="Times New Roman" w:cs="Times New Roman"/>
            <w:noProof/>
            <w:webHidden/>
          </w:rPr>
          <w:fldChar w:fldCharType="begin"/>
        </w:r>
        <w:r w:rsidR="008C167D" w:rsidRPr="008C167D">
          <w:rPr>
            <w:rFonts w:ascii="Times New Roman" w:hAnsi="Times New Roman" w:cs="Times New Roman"/>
            <w:noProof/>
            <w:webHidden/>
          </w:rPr>
          <w:instrText xml:space="preserve"> PAGEREF _Toc121156795 \h </w:instrText>
        </w:r>
        <w:r w:rsidR="008C167D" w:rsidRPr="008C167D">
          <w:rPr>
            <w:rFonts w:ascii="Times New Roman" w:hAnsi="Times New Roman" w:cs="Times New Roman"/>
            <w:noProof/>
            <w:webHidden/>
          </w:rPr>
        </w:r>
        <w:r w:rsidR="008C167D" w:rsidRPr="008C167D">
          <w:rPr>
            <w:rFonts w:ascii="Times New Roman" w:hAnsi="Times New Roman" w:cs="Times New Roman"/>
            <w:noProof/>
            <w:webHidden/>
          </w:rPr>
          <w:fldChar w:fldCharType="separate"/>
        </w:r>
        <w:r w:rsidR="008C167D" w:rsidRPr="008C167D">
          <w:rPr>
            <w:rFonts w:ascii="Times New Roman" w:hAnsi="Times New Roman" w:cs="Times New Roman"/>
            <w:noProof/>
            <w:webHidden/>
          </w:rPr>
          <w:t>24</w:t>
        </w:r>
        <w:r w:rsidR="008C167D" w:rsidRPr="008C167D">
          <w:rPr>
            <w:rFonts w:ascii="Times New Roman" w:hAnsi="Times New Roman" w:cs="Times New Roman"/>
            <w:noProof/>
            <w:webHidden/>
          </w:rPr>
          <w:fldChar w:fldCharType="end"/>
        </w:r>
      </w:hyperlink>
    </w:p>
    <w:p w14:paraId="430ED026" w14:textId="734A7B84" w:rsidR="008C167D" w:rsidRPr="008C167D" w:rsidRDefault="00000000">
      <w:pPr>
        <w:pStyle w:val="TableofFigures"/>
        <w:tabs>
          <w:tab w:val="right" w:leader="dot" w:pos="9016"/>
        </w:tabs>
        <w:rPr>
          <w:rFonts w:ascii="Times New Roman" w:eastAsiaTheme="minorEastAsia" w:hAnsi="Times New Roman" w:cs="Times New Roman"/>
          <w:noProof/>
          <w:lang w:val="en-US"/>
        </w:rPr>
      </w:pPr>
      <w:hyperlink w:anchor="_Toc121156796" w:history="1">
        <w:r w:rsidR="008C167D" w:rsidRPr="008C167D">
          <w:rPr>
            <w:rStyle w:val="Hyperlink"/>
            <w:rFonts w:ascii="Times New Roman" w:hAnsi="Times New Roman" w:cs="Times New Roman"/>
            <w:noProof/>
          </w:rPr>
          <w:t>Figure 21 Administrator control panel</w:t>
        </w:r>
        <w:r w:rsidR="008C167D" w:rsidRPr="008C167D">
          <w:rPr>
            <w:rFonts w:ascii="Times New Roman" w:hAnsi="Times New Roman" w:cs="Times New Roman"/>
            <w:noProof/>
            <w:webHidden/>
          </w:rPr>
          <w:tab/>
        </w:r>
        <w:r w:rsidR="008C167D" w:rsidRPr="008C167D">
          <w:rPr>
            <w:rFonts w:ascii="Times New Roman" w:hAnsi="Times New Roman" w:cs="Times New Roman"/>
            <w:noProof/>
            <w:webHidden/>
          </w:rPr>
          <w:fldChar w:fldCharType="begin"/>
        </w:r>
        <w:r w:rsidR="008C167D" w:rsidRPr="008C167D">
          <w:rPr>
            <w:rFonts w:ascii="Times New Roman" w:hAnsi="Times New Roman" w:cs="Times New Roman"/>
            <w:noProof/>
            <w:webHidden/>
          </w:rPr>
          <w:instrText xml:space="preserve"> PAGEREF _Toc121156796 \h </w:instrText>
        </w:r>
        <w:r w:rsidR="008C167D" w:rsidRPr="008C167D">
          <w:rPr>
            <w:rFonts w:ascii="Times New Roman" w:hAnsi="Times New Roman" w:cs="Times New Roman"/>
            <w:noProof/>
            <w:webHidden/>
          </w:rPr>
        </w:r>
        <w:r w:rsidR="008C167D" w:rsidRPr="008C167D">
          <w:rPr>
            <w:rFonts w:ascii="Times New Roman" w:hAnsi="Times New Roman" w:cs="Times New Roman"/>
            <w:noProof/>
            <w:webHidden/>
          </w:rPr>
          <w:fldChar w:fldCharType="separate"/>
        </w:r>
        <w:r w:rsidR="008C167D" w:rsidRPr="008C167D">
          <w:rPr>
            <w:rFonts w:ascii="Times New Roman" w:hAnsi="Times New Roman" w:cs="Times New Roman"/>
            <w:noProof/>
            <w:webHidden/>
          </w:rPr>
          <w:t>26</w:t>
        </w:r>
        <w:r w:rsidR="008C167D" w:rsidRPr="008C167D">
          <w:rPr>
            <w:rFonts w:ascii="Times New Roman" w:hAnsi="Times New Roman" w:cs="Times New Roman"/>
            <w:noProof/>
            <w:webHidden/>
          </w:rPr>
          <w:fldChar w:fldCharType="end"/>
        </w:r>
      </w:hyperlink>
    </w:p>
    <w:p w14:paraId="2A542550" w14:textId="439964E0" w:rsidR="008C167D" w:rsidRPr="008C167D" w:rsidRDefault="00000000">
      <w:pPr>
        <w:pStyle w:val="TableofFigures"/>
        <w:tabs>
          <w:tab w:val="right" w:leader="dot" w:pos="9016"/>
        </w:tabs>
        <w:rPr>
          <w:rFonts w:ascii="Times New Roman" w:eastAsiaTheme="minorEastAsia" w:hAnsi="Times New Roman" w:cs="Times New Roman"/>
          <w:noProof/>
          <w:lang w:val="en-US"/>
        </w:rPr>
      </w:pPr>
      <w:hyperlink w:anchor="_Toc121156797" w:history="1">
        <w:r w:rsidR="008C167D" w:rsidRPr="008C167D">
          <w:rPr>
            <w:rStyle w:val="Hyperlink"/>
            <w:rFonts w:ascii="Times New Roman" w:hAnsi="Times New Roman" w:cs="Times New Roman"/>
            <w:noProof/>
          </w:rPr>
          <w:t>Figure 22 Monitor System Panel</w:t>
        </w:r>
        <w:r w:rsidR="008C167D" w:rsidRPr="008C167D">
          <w:rPr>
            <w:rFonts w:ascii="Times New Roman" w:hAnsi="Times New Roman" w:cs="Times New Roman"/>
            <w:noProof/>
            <w:webHidden/>
          </w:rPr>
          <w:tab/>
        </w:r>
        <w:r w:rsidR="008C167D" w:rsidRPr="008C167D">
          <w:rPr>
            <w:rFonts w:ascii="Times New Roman" w:hAnsi="Times New Roman" w:cs="Times New Roman"/>
            <w:noProof/>
            <w:webHidden/>
          </w:rPr>
          <w:fldChar w:fldCharType="begin"/>
        </w:r>
        <w:r w:rsidR="008C167D" w:rsidRPr="008C167D">
          <w:rPr>
            <w:rFonts w:ascii="Times New Roman" w:hAnsi="Times New Roman" w:cs="Times New Roman"/>
            <w:noProof/>
            <w:webHidden/>
          </w:rPr>
          <w:instrText xml:space="preserve"> PAGEREF _Toc121156797 \h </w:instrText>
        </w:r>
        <w:r w:rsidR="008C167D" w:rsidRPr="008C167D">
          <w:rPr>
            <w:rFonts w:ascii="Times New Roman" w:hAnsi="Times New Roman" w:cs="Times New Roman"/>
            <w:noProof/>
            <w:webHidden/>
          </w:rPr>
        </w:r>
        <w:r w:rsidR="008C167D" w:rsidRPr="008C167D">
          <w:rPr>
            <w:rFonts w:ascii="Times New Roman" w:hAnsi="Times New Roman" w:cs="Times New Roman"/>
            <w:noProof/>
            <w:webHidden/>
          </w:rPr>
          <w:fldChar w:fldCharType="separate"/>
        </w:r>
        <w:r w:rsidR="008C167D" w:rsidRPr="008C167D">
          <w:rPr>
            <w:rFonts w:ascii="Times New Roman" w:hAnsi="Times New Roman" w:cs="Times New Roman"/>
            <w:noProof/>
            <w:webHidden/>
          </w:rPr>
          <w:t>26</w:t>
        </w:r>
        <w:r w:rsidR="008C167D" w:rsidRPr="008C167D">
          <w:rPr>
            <w:rFonts w:ascii="Times New Roman" w:hAnsi="Times New Roman" w:cs="Times New Roman"/>
            <w:noProof/>
            <w:webHidden/>
          </w:rPr>
          <w:fldChar w:fldCharType="end"/>
        </w:r>
      </w:hyperlink>
    </w:p>
    <w:p w14:paraId="792829ED" w14:textId="0A460DC4" w:rsidR="008C167D" w:rsidRPr="008C167D" w:rsidRDefault="00000000">
      <w:pPr>
        <w:pStyle w:val="TableofFigures"/>
        <w:tabs>
          <w:tab w:val="right" w:leader="dot" w:pos="9016"/>
        </w:tabs>
        <w:rPr>
          <w:rFonts w:ascii="Times New Roman" w:eastAsiaTheme="minorEastAsia" w:hAnsi="Times New Roman" w:cs="Times New Roman"/>
          <w:noProof/>
          <w:lang w:val="en-US"/>
        </w:rPr>
      </w:pPr>
      <w:hyperlink w:anchor="_Toc121156798" w:history="1">
        <w:r w:rsidR="008C167D" w:rsidRPr="008C167D">
          <w:rPr>
            <w:rStyle w:val="Hyperlink"/>
            <w:rFonts w:ascii="Times New Roman" w:hAnsi="Times New Roman" w:cs="Times New Roman"/>
            <w:noProof/>
          </w:rPr>
          <w:t>Figure 23 Control Simulation Window</w:t>
        </w:r>
        <w:r w:rsidR="008C167D" w:rsidRPr="008C167D">
          <w:rPr>
            <w:rFonts w:ascii="Times New Roman" w:hAnsi="Times New Roman" w:cs="Times New Roman"/>
            <w:noProof/>
            <w:webHidden/>
          </w:rPr>
          <w:tab/>
        </w:r>
        <w:r w:rsidR="008C167D" w:rsidRPr="008C167D">
          <w:rPr>
            <w:rFonts w:ascii="Times New Roman" w:hAnsi="Times New Roman" w:cs="Times New Roman"/>
            <w:noProof/>
            <w:webHidden/>
          </w:rPr>
          <w:fldChar w:fldCharType="begin"/>
        </w:r>
        <w:r w:rsidR="008C167D" w:rsidRPr="008C167D">
          <w:rPr>
            <w:rFonts w:ascii="Times New Roman" w:hAnsi="Times New Roman" w:cs="Times New Roman"/>
            <w:noProof/>
            <w:webHidden/>
          </w:rPr>
          <w:instrText xml:space="preserve"> PAGEREF _Toc121156798 \h </w:instrText>
        </w:r>
        <w:r w:rsidR="008C167D" w:rsidRPr="008C167D">
          <w:rPr>
            <w:rFonts w:ascii="Times New Roman" w:hAnsi="Times New Roman" w:cs="Times New Roman"/>
            <w:noProof/>
            <w:webHidden/>
          </w:rPr>
        </w:r>
        <w:r w:rsidR="008C167D" w:rsidRPr="008C167D">
          <w:rPr>
            <w:rFonts w:ascii="Times New Roman" w:hAnsi="Times New Roman" w:cs="Times New Roman"/>
            <w:noProof/>
            <w:webHidden/>
          </w:rPr>
          <w:fldChar w:fldCharType="separate"/>
        </w:r>
        <w:r w:rsidR="008C167D" w:rsidRPr="008C167D">
          <w:rPr>
            <w:rFonts w:ascii="Times New Roman" w:hAnsi="Times New Roman" w:cs="Times New Roman"/>
            <w:noProof/>
            <w:webHidden/>
          </w:rPr>
          <w:t>27</w:t>
        </w:r>
        <w:r w:rsidR="008C167D" w:rsidRPr="008C167D">
          <w:rPr>
            <w:rFonts w:ascii="Times New Roman" w:hAnsi="Times New Roman" w:cs="Times New Roman"/>
            <w:noProof/>
            <w:webHidden/>
          </w:rPr>
          <w:fldChar w:fldCharType="end"/>
        </w:r>
      </w:hyperlink>
    </w:p>
    <w:p w14:paraId="14DD6E53" w14:textId="659D22E7" w:rsidR="008C167D" w:rsidRPr="008C167D" w:rsidRDefault="00000000">
      <w:pPr>
        <w:pStyle w:val="TableofFigures"/>
        <w:tabs>
          <w:tab w:val="right" w:leader="dot" w:pos="9016"/>
        </w:tabs>
        <w:rPr>
          <w:rFonts w:ascii="Times New Roman" w:eastAsiaTheme="minorEastAsia" w:hAnsi="Times New Roman" w:cs="Times New Roman"/>
          <w:noProof/>
          <w:lang w:val="en-US"/>
        </w:rPr>
      </w:pPr>
      <w:hyperlink w:anchor="_Toc121156799" w:history="1">
        <w:r w:rsidR="008C167D" w:rsidRPr="008C167D">
          <w:rPr>
            <w:rStyle w:val="Hyperlink"/>
            <w:rFonts w:ascii="Times New Roman" w:hAnsi="Times New Roman" w:cs="Times New Roman"/>
            <w:noProof/>
          </w:rPr>
          <w:t>Figure 24 Setting the Parameters</w:t>
        </w:r>
        <w:r w:rsidR="008C167D" w:rsidRPr="008C167D">
          <w:rPr>
            <w:rFonts w:ascii="Times New Roman" w:hAnsi="Times New Roman" w:cs="Times New Roman"/>
            <w:noProof/>
            <w:webHidden/>
          </w:rPr>
          <w:tab/>
        </w:r>
        <w:r w:rsidR="008C167D" w:rsidRPr="008C167D">
          <w:rPr>
            <w:rFonts w:ascii="Times New Roman" w:hAnsi="Times New Roman" w:cs="Times New Roman"/>
            <w:noProof/>
            <w:webHidden/>
          </w:rPr>
          <w:fldChar w:fldCharType="begin"/>
        </w:r>
        <w:r w:rsidR="008C167D" w:rsidRPr="008C167D">
          <w:rPr>
            <w:rFonts w:ascii="Times New Roman" w:hAnsi="Times New Roman" w:cs="Times New Roman"/>
            <w:noProof/>
            <w:webHidden/>
          </w:rPr>
          <w:instrText xml:space="preserve"> PAGEREF _Toc121156799 \h </w:instrText>
        </w:r>
        <w:r w:rsidR="008C167D" w:rsidRPr="008C167D">
          <w:rPr>
            <w:rFonts w:ascii="Times New Roman" w:hAnsi="Times New Roman" w:cs="Times New Roman"/>
            <w:noProof/>
            <w:webHidden/>
          </w:rPr>
        </w:r>
        <w:r w:rsidR="008C167D" w:rsidRPr="008C167D">
          <w:rPr>
            <w:rFonts w:ascii="Times New Roman" w:hAnsi="Times New Roman" w:cs="Times New Roman"/>
            <w:noProof/>
            <w:webHidden/>
          </w:rPr>
          <w:fldChar w:fldCharType="separate"/>
        </w:r>
        <w:r w:rsidR="008C167D" w:rsidRPr="008C167D">
          <w:rPr>
            <w:rFonts w:ascii="Times New Roman" w:hAnsi="Times New Roman" w:cs="Times New Roman"/>
            <w:noProof/>
            <w:webHidden/>
          </w:rPr>
          <w:t>27</w:t>
        </w:r>
        <w:r w:rsidR="008C167D" w:rsidRPr="008C167D">
          <w:rPr>
            <w:rFonts w:ascii="Times New Roman" w:hAnsi="Times New Roman" w:cs="Times New Roman"/>
            <w:noProof/>
            <w:webHidden/>
          </w:rPr>
          <w:fldChar w:fldCharType="end"/>
        </w:r>
      </w:hyperlink>
    </w:p>
    <w:p w14:paraId="0DDE1822" w14:textId="7BCEB944" w:rsidR="008C167D" w:rsidRPr="008C167D" w:rsidRDefault="00000000">
      <w:pPr>
        <w:pStyle w:val="TableofFigures"/>
        <w:tabs>
          <w:tab w:val="right" w:leader="dot" w:pos="9016"/>
        </w:tabs>
        <w:rPr>
          <w:rFonts w:ascii="Times New Roman" w:eastAsiaTheme="minorEastAsia" w:hAnsi="Times New Roman" w:cs="Times New Roman"/>
          <w:noProof/>
          <w:lang w:val="en-US"/>
        </w:rPr>
      </w:pPr>
      <w:hyperlink w:anchor="_Toc121156800" w:history="1">
        <w:r w:rsidR="008C167D" w:rsidRPr="008C167D">
          <w:rPr>
            <w:rStyle w:val="Hyperlink"/>
            <w:rFonts w:ascii="Times New Roman" w:hAnsi="Times New Roman" w:cs="Times New Roman"/>
            <w:noProof/>
          </w:rPr>
          <w:t>Figure 25 Generate Report Window</w:t>
        </w:r>
        <w:r w:rsidR="008C167D" w:rsidRPr="008C167D">
          <w:rPr>
            <w:rFonts w:ascii="Times New Roman" w:hAnsi="Times New Roman" w:cs="Times New Roman"/>
            <w:noProof/>
            <w:webHidden/>
          </w:rPr>
          <w:tab/>
        </w:r>
        <w:r w:rsidR="008C167D" w:rsidRPr="008C167D">
          <w:rPr>
            <w:rFonts w:ascii="Times New Roman" w:hAnsi="Times New Roman" w:cs="Times New Roman"/>
            <w:noProof/>
            <w:webHidden/>
          </w:rPr>
          <w:fldChar w:fldCharType="begin"/>
        </w:r>
        <w:r w:rsidR="008C167D" w:rsidRPr="008C167D">
          <w:rPr>
            <w:rFonts w:ascii="Times New Roman" w:hAnsi="Times New Roman" w:cs="Times New Roman"/>
            <w:noProof/>
            <w:webHidden/>
          </w:rPr>
          <w:instrText xml:space="preserve"> PAGEREF _Toc121156800 \h </w:instrText>
        </w:r>
        <w:r w:rsidR="008C167D" w:rsidRPr="008C167D">
          <w:rPr>
            <w:rFonts w:ascii="Times New Roman" w:hAnsi="Times New Roman" w:cs="Times New Roman"/>
            <w:noProof/>
            <w:webHidden/>
          </w:rPr>
        </w:r>
        <w:r w:rsidR="008C167D" w:rsidRPr="008C167D">
          <w:rPr>
            <w:rFonts w:ascii="Times New Roman" w:hAnsi="Times New Roman" w:cs="Times New Roman"/>
            <w:noProof/>
            <w:webHidden/>
          </w:rPr>
          <w:fldChar w:fldCharType="separate"/>
        </w:r>
        <w:r w:rsidR="008C167D" w:rsidRPr="008C167D">
          <w:rPr>
            <w:rFonts w:ascii="Times New Roman" w:hAnsi="Times New Roman" w:cs="Times New Roman"/>
            <w:noProof/>
            <w:webHidden/>
          </w:rPr>
          <w:t>28</w:t>
        </w:r>
        <w:r w:rsidR="008C167D" w:rsidRPr="008C167D">
          <w:rPr>
            <w:rFonts w:ascii="Times New Roman" w:hAnsi="Times New Roman" w:cs="Times New Roman"/>
            <w:noProof/>
            <w:webHidden/>
          </w:rPr>
          <w:fldChar w:fldCharType="end"/>
        </w:r>
      </w:hyperlink>
    </w:p>
    <w:p w14:paraId="1C5089C0" w14:textId="7C49A84C" w:rsidR="008C167D" w:rsidRPr="008C167D" w:rsidRDefault="00000000">
      <w:pPr>
        <w:pStyle w:val="TableofFigures"/>
        <w:tabs>
          <w:tab w:val="right" w:leader="dot" w:pos="9016"/>
        </w:tabs>
        <w:rPr>
          <w:rFonts w:ascii="Times New Roman" w:eastAsiaTheme="minorEastAsia" w:hAnsi="Times New Roman" w:cs="Times New Roman"/>
          <w:noProof/>
          <w:lang w:val="en-US"/>
        </w:rPr>
      </w:pPr>
      <w:hyperlink w:anchor="_Toc121156801" w:history="1">
        <w:r w:rsidR="008C167D" w:rsidRPr="008C167D">
          <w:rPr>
            <w:rStyle w:val="Hyperlink"/>
            <w:rFonts w:ascii="Times New Roman" w:hAnsi="Times New Roman" w:cs="Times New Roman"/>
            <w:noProof/>
          </w:rPr>
          <w:t>Figure 26 Invalid Input Alert</w:t>
        </w:r>
        <w:r w:rsidR="008C167D" w:rsidRPr="008C167D">
          <w:rPr>
            <w:rFonts w:ascii="Times New Roman" w:hAnsi="Times New Roman" w:cs="Times New Roman"/>
            <w:noProof/>
            <w:webHidden/>
          </w:rPr>
          <w:tab/>
        </w:r>
        <w:r w:rsidR="008C167D" w:rsidRPr="008C167D">
          <w:rPr>
            <w:rFonts w:ascii="Times New Roman" w:hAnsi="Times New Roman" w:cs="Times New Roman"/>
            <w:noProof/>
            <w:webHidden/>
          </w:rPr>
          <w:fldChar w:fldCharType="begin"/>
        </w:r>
        <w:r w:rsidR="008C167D" w:rsidRPr="008C167D">
          <w:rPr>
            <w:rFonts w:ascii="Times New Roman" w:hAnsi="Times New Roman" w:cs="Times New Roman"/>
            <w:noProof/>
            <w:webHidden/>
          </w:rPr>
          <w:instrText xml:space="preserve"> PAGEREF _Toc121156801 \h </w:instrText>
        </w:r>
        <w:r w:rsidR="008C167D" w:rsidRPr="008C167D">
          <w:rPr>
            <w:rFonts w:ascii="Times New Roman" w:hAnsi="Times New Roman" w:cs="Times New Roman"/>
            <w:noProof/>
            <w:webHidden/>
          </w:rPr>
        </w:r>
        <w:r w:rsidR="008C167D" w:rsidRPr="008C167D">
          <w:rPr>
            <w:rFonts w:ascii="Times New Roman" w:hAnsi="Times New Roman" w:cs="Times New Roman"/>
            <w:noProof/>
            <w:webHidden/>
          </w:rPr>
          <w:fldChar w:fldCharType="separate"/>
        </w:r>
        <w:r w:rsidR="008C167D" w:rsidRPr="008C167D">
          <w:rPr>
            <w:rFonts w:ascii="Times New Roman" w:hAnsi="Times New Roman" w:cs="Times New Roman"/>
            <w:noProof/>
            <w:webHidden/>
          </w:rPr>
          <w:t>28</w:t>
        </w:r>
        <w:r w:rsidR="008C167D" w:rsidRPr="008C167D">
          <w:rPr>
            <w:rFonts w:ascii="Times New Roman" w:hAnsi="Times New Roman" w:cs="Times New Roman"/>
            <w:noProof/>
            <w:webHidden/>
          </w:rPr>
          <w:fldChar w:fldCharType="end"/>
        </w:r>
      </w:hyperlink>
    </w:p>
    <w:p w14:paraId="58C14378" w14:textId="757ECF54" w:rsidR="008C167D" w:rsidRPr="008C167D" w:rsidRDefault="00000000">
      <w:pPr>
        <w:pStyle w:val="TableofFigures"/>
        <w:tabs>
          <w:tab w:val="right" w:leader="dot" w:pos="9016"/>
        </w:tabs>
        <w:rPr>
          <w:rFonts w:ascii="Times New Roman" w:eastAsiaTheme="minorEastAsia" w:hAnsi="Times New Roman" w:cs="Times New Roman"/>
          <w:noProof/>
          <w:lang w:val="en-US"/>
        </w:rPr>
      </w:pPr>
      <w:hyperlink w:anchor="_Toc121156802" w:history="1">
        <w:r w:rsidR="008C167D" w:rsidRPr="008C167D">
          <w:rPr>
            <w:rStyle w:val="Hyperlink"/>
            <w:rFonts w:ascii="Times New Roman" w:hAnsi="Times New Roman" w:cs="Times New Roman"/>
            <w:noProof/>
          </w:rPr>
          <w:t>Figure 27 Example of a report</w:t>
        </w:r>
        <w:r w:rsidR="008C167D" w:rsidRPr="008C167D">
          <w:rPr>
            <w:rFonts w:ascii="Times New Roman" w:hAnsi="Times New Roman" w:cs="Times New Roman"/>
            <w:noProof/>
            <w:webHidden/>
          </w:rPr>
          <w:tab/>
        </w:r>
        <w:r w:rsidR="008C167D" w:rsidRPr="008C167D">
          <w:rPr>
            <w:rFonts w:ascii="Times New Roman" w:hAnsi="Times New Roman" w:cs="Times New Roman"/>
            <w:noProof/>
            <w:webHidden/>
          </w:rPr>
          <w:fldChar w:fldCharType="begin"/>
        </w:r>
        <w:r w:rsidR="008C167D" w:rsidRPr="008C167D">
          <w:rPr>
            <w:rFonts w:ascii="Times New Roman" w:hAnsi="Times New Roman" w:cs="Times New Roman"/>
            <w:noProof/>
            <w:webHidden/>
          </w:rPr>
          <w:instrText xml:space="preserve"> PAGEREF _Toc121156802 \h </w:instrText>
        </w:r>
        <w:r w:rsidR="008C167D" w:rsidRPr="008C167D">
          <w:rPr>
            <w:rFonts w:ascii="Times New Roman" w:hAnsi="Times New Roman" w:cs="Times New Roman"/>
            <w:noProof/>
            <w:webHidden/>
          </w:rPr>
        </w:r>
        <w:r w:rsidR="008C167D" w:rsidRPr="008C167D">
          <w:rPr>
            <w:rFonts w:ascii="Times New Roman" w:hAnsi="Times New Roman" w:cs="Times New Roman"/>
            <w:noProof/>
            <w:webHidden/>
          </w:rPr>
          <w:fldChar w:fldCharType="separate"/>
        </w:r>
        <w:r w:rsidR="008C167D" w:rsidRPr="008C167D">
          <w:rPr>
            <w:rFonts w:ascii="Times New Roman" w:hAnsi="Times New Roman" w:cs="Times New Roman"/>
            <w:noProof/>
            <w:webHidden/>
          </w:rPr>
          <w:t>29</w:t>
        </w:r>
        <w:r w:rsidR="008C167D" w:rsidRPr="008C167D">
          <w:rPr>
            <w:rFonts w:ascii="Times New Roman" w:hAnsi="Times New Roman" w:cs="Times New Roman"/>
            <w:noProof/>
            <w:webHidden/>
          </w:rPr>
          <w:fldChar w:fldCharType="end"/>
        </w:r>
      </w:hyperlink>
    </w:p>
    <w:p w14:paraId="09463FB1" w14:textId="05443695" w:rsidR="008C167D" w:rsidRPr="008C167D" w:rsidRDefault="00000000">
      <w:pPr>
        <w:pStyle w:val="TableofFigures"/>
        <w:tabs>
          <w:tab w:val="right" w:leader="dot" w:pos="9016"/>
        </w:tabs>
        <w:rPr>
          <w:rFonts w:ascii="Times New Roman" w:eastAsiaTheme="minorEastAsia" w:hAnsi="Times New Roman" w:cs="Times New Roman"/>
          <w:noProof/>
          <w:lang w:val="en-US"/>
        </w:rPr>
      </w:pPr>
      <w:hyperlink w:anchor="_Toc121156803" w:history="1">
        <w:r w:rsidR="008C167D" w:rsidRPr="008C167D">
          <w:rPr>
            <w:rStyle w:val="Hyperlink"/>
            <w:rFonts w:ascii="Times New Roman" w:hAnsi="Times New Roman" w:cs="Times New Roman"/>
            <w:noProof/>
          </w:rPr>
          <w:t>Figure 28 Flowchart for a test case</w:t>
        </w:r>
        <w:r w:rsidR="008C167D" w:rsidRPr="008C167D">
          <w:rPr>
            <w:rFonts w:ascii="Times New Roman" w:hAnsi="Times New Roman" w:cs="Times New Roman"/>
            <w:noProof/>
            <w:webHidden/>
          </w:rPr>
          <w:tab/>
        </w:r>
        <w:r w:rsidR="008C167D" w:rsidRPr="008C167D">
          <w:rPr>
            <w:rFonts w:ascii="Times New Roman" w:hAnsi="Times New Roman" w:cs="Times New Roman"/>
            <w:noProof/>
            <w:webHidden/>
          </w:rPr>
          <w:fldChar w:fldCharType="begin"/>
        </w:r>
        <w:r w:rsidR="008C167D" w:rsidRPr="008C167D">
          <w:rPr>
            <w:rFonts w:ascii="Times New Roman" w:hAnsi="Times New Roman" w:cs="Times New Roman"/>
            <w:noProof/>
            <w:webHidden/>
          </w:rPr>
          <w:instrText xml:space="preserve"> PAGEREF _Toc121156803 \h </w:instrText>
        </w:r>
        <w:r w:rsidR="008C167D" w:rsidRPr="008C167D">
          <w:rPr>
            <w:rFonts w:ascii="Times New Roman" w:hAnsi="Times New Roman" w:cs="Times New Roman"/>
            <w:noProof/>
            <w:webHidden/>
          </w:rPr>
        </w:r>
        <w:r w:rsidR="008C167D" w:rsidRPr="008C167D">
          <w:rPr>
            <w:rFonts w:ascii="Times New Roman" w:hAnsi="Times New Roman" w:cs="Times New Roman"/>
            <w:noProof/>
            <w:webHidden/>
          </w:rPr>
          <w:fldChar w:fldCharType="separate"/>
        </w:r>
        <w:r w:rsidR="008C167D" w:rsidRPr="008C167D">
          <w:rPr>
            <w:rFonts w:ascii="Times New Roman" w:hAnsi="Times New Roman" w:cs="Times New Roman"/>
            <w:noProof/>
            <w:webHidden/>
          </w:rPr>
          <w:t>33</w:t>
        </w:r>
        <w:r w:rsidR="008C167D" w:rsidRPr="008C167D">
          <w:rPr>
            <w:rFonts w:ascii="Times New Roman" w:hAnsi="Times New Roman" w:cs="Times New Roman"/>
            <w:noProof/>
            <w:webHidden/>
          </w:rPr>
          <w:fldChar w:fldCharType="end"/>
        </w:r>
      </w:hyperlink>
    </w:p>
    <w:p w14:paraId="67062EC2" w14:textId="44C14F69" w:rsidR="008C167D" w:rsidRPr="008C167D" w:rsidRDefault="00000000">
      <w:pPr>
        <w:pStyle w:val="TableofFigures"/>
        <w:tabs>
          <w:tab w:val="right" w:leader="dot" w:pos="9016"/>
        </w:tabs>
        <w:rPr>
          <w:rFonts w:ascii="Times New Roman" w:eastAsiaTheme="minorEastAsia" w:hAnsi="Times New Roman" w:cs="Times New Roman"/>
          <w:noProof/>
          <w:lang w:val="en-US"/>
        </w:rPr>
      </w:pPr>
      <w:hyperlink w:anchor="_Toc121156804" w:history="1">
        <w:r w:rsidR="008C167D" w:rsidRPr="008C167D">
          <w:rPr>
            <w:rStyle w:val="Hyperlink"/>
            <w:rFonts w:ascii="Times New Roman" w:hAnsi="Times New Roman" w:cs="Times New Roman"/>
            <w:noProof/>
          </w:rPr>
          <w:t>Figure 29 Control Flow Graph for setActuatorCurrentStrength() method</w:t>
        </w:r>
        <w:r w:rsidR="008C167D" w:rsidRPr="008C167D">
          <w:rPr>
            <w:rFonts w:ascii="Times New Roman" w:hAnsi="Times New Roman" w:cs="Times New Roman"/>
            <w:noProof/>
            <w:webHidden/>
          </w:rPr>
          <w:tab/>
        </w:r>
        <w:r w:rsidR="008C167D" w:rsidRPr="008C167D">
          <w:rPr>
            <w:rFonts w:ascii="Times New Roman" w:hAnsi="Times New Roman" w:cs="Times New Roman"/>
            <w:noProof/>
            <w:webHidden/>
          </w:rPr>
          <w:fldChar w:fldCharType="begin"/>
        </w:r>
        <w:r w:rsidR="008C167D" w:rsidRPr="008C167D">
          <w:rPr>
            <w:rFonts w:ascii="Times New Roman" w:hAnsi="Times New Roman" w:cs="Times New Roman"/>
            <w:noProof/>
            <w:webHidden/>
          </w:rPr>
          <w:instrText xml:space="preserve"> PAGEREF _Toc121156804 \h </w:instrText>
        </w:r>
        <w:r w:rsidR="008C167D" w:rsidRPr="008C167D">
          <w:rPr>
            <w:rFonts w:ascii="Times New Roman" w:hAnsi="Times New Roman" w:cs="Times New Roman"/>
            <w:noProof/>
            <w:webHidden/>
          </w:rPr>
        </w:r>
        <w:r w:rsidR="008C167D" w:rsidRPr="008C167D">
          <w:rPr>
            <w:rFonts w:ascii="Times New Roman" w:hAnsi="Times New Roman" w:cs="Times New Roman"/>
            <w:noProof/>
            <w:webHidden/>
          </w:rPr>
          <w:fldChar w:fldCharType="separate"/>
        </w:r>
        <w:r w:rsidR="008C167D" w:rsidRPr="008C167D">
          <w:rPr>
            <w:rFonts w:ascii="Times New Roman" w:hAnsi="Times New Roman" w:cs="Times New Roman"/>
            <w:noProof/>
            <w:webHidden/>
          </w:rPr>
          <w:t>34</w:t>
        </w:r>
        <w:r w:rsidR="008C167D" w:rsidRPr="008C167D">
          <w:rPr>
            <w:rFonts w:ascii="Times New Roman" w:hAnsi="Times New Roman" w:cs="Times New Roman"/>
            <w:noProof/>
            <w:webHidden/>
          </w:rPr>
          <w:fldChar w:fldCharType="end"/>
        </w:r>
      </w:hyperlink>
    </w:p>
    <w:p w14:paraId="5F91B34B" w14:textId="733CB0EC" w:rsidR="00C85FF2" w:rsidRPr="008C167D" w:rsidRDefault="00E364E8" w:rsidP="00C85FF2">
      <w:pPr>
        <w:pStyle w:val="TOC2"/>
        <w:tabs>
          <w:tab w:val="right" w:leader="dot" w:pos="9016"/>
        </w:tabs>
        <w:spacing w:after="0"/>
        <w:ind w:left="0"/>
        <w:rPr>
          <w:rFonts w:ascii="Times New Roman" w:hAnsi="Times New Roman" w:cs="Times New Roman"/>
          <w:noProof/>
          <w:color w:val="0563C1" w:themeColor="hyperlink"/>
          <w:u w:val="single"/>
        </w:rPr>
      </w:pPr>
      <w:r w:rsidRPr="008C167D">
        <w:rPr>
          <w:rStyle w:val="Hyperlink"/>
          <w:rFonts w:ascii="Times New Roman" w:hAnsi="Times New Roman" w:cs="Times New Roman"/>
          <w:noProof/>
        </w:rPr>
        <w:fldChar w:fldCharType="end"/>
      </w:r>
    </w:p>
    <w:p w14:paraId="18E13681" w14:textId="77777777" w:rsidR="00646FBC" w:rsidRDefault="00646FBC">
      <w:pPr>
        <w:rPr>
          <w:rFonts w:ascii="Times New Roman" w:eastAsiaTheme="majorEastAsia" w:hAnsi="Times New Roman" w:cs="Times New Roman"/>
          <w:color w:val="2F5496" w:themeColor="accent1" w:themeShade="BF"/>
          <w:sz w:val="32"/>
          <w:szCs w:val="32"/>
          <w:lang w:val="en-US"/>
        </w:rPr>
      </w:pPr>
      <w:r>
        <w:rPr>
          <w:rFonts w:ascii="Times New Roman" w:eastAsiaTheme="majorEastAsia" w:hAnsi="Times New Roman" w:cs="Times New Roman"/>
          <w:color w:val="2F5496" w:themeColor="accent1" w:themeShade="BF"/>
          <w:sz w:val="32"/>
          <w:szCs w:val="32"/>
          <w:lang w:val="en-US"/>
        </w:rPr>
        <w:br w:type="page"/>
      </w:r>
    </w:p>
    <w:p w14:paraId="225C3036" w14:textId="07F68F39" w:rsidR="007C466B" w:rsidRPr="00646FBC" w:rsidRDefault="001E71B3" w:rsidP="00646FBC">
      <w:pPr>
        <w:pStyle w:val="TOC2"/>
        <w:tabs>
          <w:tab w:val="right" w:leader="dot" w:pos="9016"/>
        </w:tabs>
        <w:spacing w:after="600"/>
        <w:ind w:left="0"/>
        <w:rPr>
          <w:noProof/>
        </w:rPr>
      </w:pPr>
      <w:r>
        <w:rPr>
          <w:rFonts w:ascii="Times New Roman" w:eastAsiaTheme="majorEastAsia" w:hAnsi="Times New Roman" w:cs="Times New Roman"/>
          <w:color w:val="2F5496" w:themeColor="accent1" w:themeShade="BF"/>
          <w:sz w:val="32"/>
          <w:szCs w:val="32"/>
          <w:lang w:val="en-US"/>
        </w:rPr>
        <w:lastRenderedPageBreak/>
        <w:fldChar w:fldCharType="begin"/>
      </w:r>
      <w:r w:rsidRPr="001E71B3">
        <w:rPr>
          <w:rFonts w:ascii="Times New Roman" w:eastAsiaTheme="majorEastAsia" w:hAnsi="Times New Roman" w:cs="Times New Roman"/>
          <w:color w:val="2F5496" w:themeColor="accent1" w:themeShade="BF"/>
          <w:sz w:val="32"/>
          <w:szCs w:val="32"/>
          <w:lang w:val="en-US"/>
        </w:rPr>
        <w:instrText xml:space="preserve"> TOC \h \z \c "Table" </w:instrText>
      </w:r>
      <w:r w:rsidR="00000000">
        <w:rPr>
          <w:rFonts w:ascii="Times New Roman" w:eastAsiaTheme="majorEastAsia" w:hAnsi="Times New Roman" w:cs="Times New Roman"/>
          <w:color w:val="2F5496" w:themeColor="accent1" w:themeShade="BF"/>
          <w:sz w:val="32"/>
          <w:szCs w:val="32"/>
          <w:lang w:val="en-US"/>
        </w:rPr>
        <w:fldChar w:fldCharType="separate"/>
      </w:r>
      <w:r>
        <w:rPr>
          <w:rStyle w:val="Hyperlink"/>
          <w:noProof/>
        </w:rPr>
        <w:fldChar w:fldCharType="end"/>
      </w:r>
    </w:p>
    <w:tbl>
      <w:tblPr>
        <w:tblStyle w:val="TableGrid"/>
        <w:tblW w:w="0" w:type="auto"/>
        <w:tblInd w:w="448" w:type="dxa"/>
        <w:tblLook w:val="04A0" w:firstRow="1" w:lastRow="0" w:firstColumn="1" w:lastColumn="0" w:noHBand="0" w:noVBand="1"/>
      </w:tblPr>
      <w:tblGrid>
        <w:gridCol w:w="2855"/>
        <w:gridCol w:w="2856"/>
        <w:gridCol w:w="2857"/>
      </w:tblGrid>
      <w:tr w:rsidR="007C466B" w14:paraId="1239A894" w14:textId="77777777" w:rsidTr="00484B7C">
        <w:tc>
          <w:tcPr>
            <w:tcW w:w="8568" w:type="dxa"/>
            <w:gridSpan w:val="3"/>
          </w:tcPr>
          <w:p w14:paraId="447D33D1" w14:textId="2E2D844A" w:rsidR="007C466B" w:rsidRPr="00646FBC" w:rsidRDefault="00646FBC" w:rsidP="00646FBC">
            <w:pPr>
              <w:pStyle w:val="Textcontent"/>
              <w:ind w:left="0" w:right="288"/>
              <w:jc w:val="center"/>
              <w:rPr>
                <w:b/>
                <w:bCs/>
                <w:i/>
                <w:iCs/>
              </w:rPr>
            </w:pPr>
            <w:r w:rsidRPr="00432766">
              <w:rPr>
                <w:b/>
                <w:bCs/>
                <w:i/>
                <w:iCs/>
              </w:rPr>
              <w:t>Tasks of individual</w:t>
            </w:r>
            <w:r w:rsidR="007C466B" w:rsidRPr="00432766">
              <w:rPr>
                <w:b/>
                <w:bCs/>
                <w:i/>
                <w:iCs/>
              </w:rPr>
              <w:t xml:space="preserve"> team members</w:t>
            </w:r>
            <w:r w:rsidRPr="00432766">
              <w:rPr>
                <w:b/>
                <w:bCs/>
                <w:i/>
                <w:iCs/>
              </w:rPr>
              <w:t xml:space="preserve"> for D</w:t>
            </w:r>
            <w:r w:rsidR="00432766" w:rsidRPr="00432766">
              <w:rPr>
                <w:b/>
                <w:bCs/>
                <w:i/>
                <w:iCs/>
              </w:rPr>
              <w:t>4</w:t>
            </w:r>
          </w:p>
        </w:tc>
      </w:tr>
      <w:tr w:rsidR="007C466B" w14:paraId="4D69B288" w14:textId="77777777" w:rsidTr="007C466B">
        <w:tc>
          <w:tcPr>
            <w:tcW w:w="2855" w:type="dxa"/>
          </w:tcPr>
          <w:p w14:paraId="4904EC77" w14:textId="6D314157" w:rsidR="007C466B" w:rsidRDefault="007C466B" w:rsidP="00037004">
            <w:pPr>
              <w:pStyle w:val="Textcontent"/>
              <w:ind w:left="0"/>
            </w:pPr>
            <w:r>
              <w:t>Jakab-Gyik Sarolta</w:t>
            </w:r>
          </w:p>
        </w:tc>
        <w:tc>
          <w:tcPr>
            <w:tcW w:w="2856" w:type="dxa"/>
          </w:tcPr>
          <w:p w14:paraId="5CF05BA2" w14:textId="5D30BF14" w:rsidR="007C466B" w:rsidRDefault="007C466B" w:rsidP="00037004">
            <w:pPr>
              <w:pStyle w:val="Textcontent"/>
              <w:ind w:left="0"/>
            </w:pPr>
            <w:r>
              <w:t>GUI</w:t>
            </w:r>
            <w:r w:rsidR="00192E7A">
              <w:t xml:space="preserve"> + documentation + test cases</w:t>
            </w:r>
          </w:p>
        </w:tc>
        <w:tc>
          <w:tcPr>
            <w:tcW w:w="2857" w:type="dxa"/>
          </w:tcPr>
          <w:p w14:paraId="0BF83DDB" w14:textId="71825FDE" w:rsidR="007C466B" w:rsidRDefault="00A42505" w:rsidP="00192E7A">
            <w:pPr>
              <w:pStyle w:val="Textcontent"/>
              <w:ind w:left="0"/>
              <w:jc w:val="center"/>
            </w:pPr>
            <w:r>
              <w:t xml:space="preserve">Add new parameters to </w:t>
            </w:r>
            <w:r w:rsidR="00192E7A">
              <w:t>GUI</w:t>
            </w:r>
            <w:r>
              <w:t xml:space="preserve"> + report GUI</w:t>
            </w:r>
            <w:r w:rsidR="00192E7A">
              <w:t xml:space="preserve"> + description of application</w:t>
            </w:r>
            <w:r>
              <w:t xml:space="preserve"> updated</w:t>
            </w:r>
            <w:r w:rsidR="00192E7A">
              <w:t xml:space="preserve"> + test cases and description of them</w:t>
            </w:r>
          </w:p>
        </w:tc>
      </w:tr>
      <w:tr w:rsidR="007C466B" w14:paraId="03F65D10" w14:textId="77777777" w:rsidTr="00A42505">
        <w:tc>
          <w:tcPr>
            <w:tcW w:w="2855" w:type="dxa"/>
          </w:tcPr>
          <w:p w14:paraId="6AF2D92E" w14:textId="1385CF98" w:rsidR="007C466B" w:rsidRDefault="007C466B" w:rsidP="00037004">
            <w:pPr>
              <w:pStyle w:val="Textcontent"/>
              <w:ind w:left="0"/>
            </w:pPr>
            <w:r w:rsidRPr="00E351D1">
              <w:t xml:space="preserve">Smith </w:t>
            </w:r>
            <w:proofErr w:type="spellStart"/>
            <w:r w:rsidRPr="00E351D1">
              <w:t>Deirbhle</w:t>
            </w:r>
            <w:proofErr w:type="spellEnd"/>
          </w:p>
        </w:tc>
        <w:tc>
          <w:tcPr>
            <w:tcW w:w="2856" w:type="dxa"/>
          </w:tcPr>
          <w:p w14:paraId="0182A862" w14:textId="0C0EE355" w:rsidR="007C466B" w:rsidRDefault="00192E7A" w:rsidP="00037004">
            <w:pPr>
              <w:pStyle w:val="Textcontent"/>
              <w:ind w:left="0"/>
            </w:pPr>
            <w:r>
              <w:t>Documentation + UML diagrams</w:t>
            </w:r>
          </w:p>
        </w:tc>
        <w:tc>
          <w:tcPr>
            <w:tcW w:w="2857" w:type="dxa"/>
            <w:shd w:val="clear" w:color="auto" w:fill="auto"/>
          </w:tcPr>
          <w:p w14:paraId="0C827605" w14:textId="4DDFBAFC" w:rsidR="007C466B" w:rsidRDefault="00192E7A" w:rsidP="00037004">
            <w:pPr>
              <w:pStyle w:val="Textcontent"/>
              <w:ind w:left="0"/>
            </w:pPr>
            <w:r>
              <w:t>UML package and class diagrams</w:t>
            </w:r>
            <w:r w:rsidR="00A42505">
              <w:t xml:space="preserve"> updated</w:t>
            </w:r>
            <w:r>
              <w:t>, description of classes and packages</w:t>
            </w:r>
            <w:r w:rsidR="00A42505">
              <w:t xml:space="preserve"> updated + conclusions from the project</w:t>
            </w:r>
          </w:p>
        </w:tc>
      </w:tr>
      <w:tr w:rsidR="007C466B" w14:paraId="18E805FD" w14:textId="77777777" w:rsidTr="007C466B">
        <w:tc>
          <w:tcPr>
            <w:tcW w:w="2855" w:type="dxa"/>
          </w:tcPr>
          <w:p w14:paraId="1D5CD31E" w14:textId="04BFAFF1" w:rsidR="007C466B" w:rsidRPr="007C466B" w:rsidRDefault="007C466B" w:rsidP="00037004">
            <w:pPr>
              <w:pStyle w:val="Textcontent"/>
              <w:ind w:left="0"/>
              <w:rPr>
                <w:lang w:val="hu-HU"/>
              </w:rPr>
            </w:pPr>
            <w:proofErr w:type="spellStart"/>
            <w:r>
              <w:t>Varga</w:t>
            </w:r>
            <w:proofErr w:type="spellEnd"/>
            <w:r>
              <w:t xml:space="preserve"> </w:t>
            </w:r>
            <w:proofErr w:type="spellStart"/>
            <w:r>
              <w:t>Zolt</w:t>
            </w:r>
            <w:proofErr w:type="spellEnd"/>
            <w:r>
              <w:rPr>
                <w:lang w:val="hu-HU"/>
              </w:rPr>
              <w:t>án</w:t>
            </w:r>
          </w:p>
        </w:tc>
        <w:tc>
          <w:tcPr>
            <w:tcW w:w="2856" w:type="dxa"/>
          </w:tcPr>
          <w:p w14:paraId="0D1BECBF" w14:textId="01CE0C1E" w:rsidR="007C466B" w:rsidRDefault="00192E7A" w:rsidP="00037004">
            <w:pPr>
              <w:pStyle w:val="Textcontent"/>
              <w:ind w:left="0"/>
            </w:pPr>
            <w:r>
              <w:t>Backend</w:t>
            </w:r>
            <w:r w:rsidR="00A42505">
              <w:t xml:space="preserve"> + documentation</w:t>
            </w:r>
          </w:p>
        </w:tc>
        <w:tc>
          <w:tcPr>
            <w:tcW w:w="2857" w:type="dxa"/>
          </w:tcPr>
          <w:p w14:paraId="0356181F" w14:textId="5A76F92F" w:rsidR="007C466B" w:rsidRDefault="00A42505" w:rsidP="00037004">
            <w:pPr>
              <w:pStyle w:val="Textcontent"/>
              <w:ind w:left="0"/>
            </w:pPr>
            <w:r>
              <w:t xml:space="preserve">Adding new logic for the new parameters </w:t>
            </w:r>
            <w:r w:rsidR="00192E7A">
              <w:t>+ debugging +</w:t>
            </w:r>
            <w:r>
              <w:t xml:space="preserve"> documentation for setting up the application on any PC +</w:t>
            </w:r>
            <w:r w:rsidR="00192E7A">
              <w:t xml:space="preserve"> Screen recording of the final application</w:t>
            </w:r>
          </w:p>
        </w:tc>
      </w:tr>
      <w:tr w:rsidR="007C466B" w:rsidRPr="00192E7A" w14:paraId="771E280C" w14:textId="77777777" w:rsidTr="007C466B">
        <w:tc>
          <w:tcPr>
            <w:tcW w:w="2855" w:type="dxa"/>
          </w:tcPr>
          <w:p w14:paraId="6159A2F8" w14:textId="72659CD7" w:rsidR="007C466B" w:rsidRPr="007C466B" w:rsidRDefault="007C466B" w:rsidP="00037004">
            <w:pPr>
              <w:pStyle w:val="Textcontent"/>
              <w:ind w:left="0"/>
            </w:pPr>
            <w:proofErr w:type="spellStart"/>
            <w:r>
              <w:t>Veres</w:t>
            </w:r>
            <w:proofErr w:type="spellEnd"/>
            <w:r>
              <w:t xml:space="preserve"> </w:t>
            </w:r>
            <w:proofErr w:type="spellStart"/>
            <w:r>
              <w:t>Noémi</w:t>
            </w:r>
            <w:proofErr w:type="spellEnd"/>
          </w:p>
        </w:tc>
        <w:tc>
          <w:tcPr>
            <w:tcW w:w="2856" w:type="dxa"/>
          </w:tcPr>
          <w:p w14:paraId="46CDEA98" w14:textId="6B9D4938" w:rsidR="007C466B" w:rsidRDefault="00192E7A" w:rsidP="00037004">
            <w:pPr>
              <w:pStyle w:val="Textcontent"/>
              <w:ind w:left="0"/>
            </w:pPr>
            <w:r>
              <w:t>GUI + test cases</w:t>
            </w:r>
            <w:r w:rsidR="00A42505">
              <w:t xml:space="preserve"> + documentation</w:t>
            </w:r>
          </w:p>
        </w:tc>
        <w:tc>
          <w:tcPr>
            <w:tcW w:w="2857" w:type="dxa"/>
          </w:tcPr>
          <w:p w14:paraId="64ADB5A3" w14:textId="308A9B45" w:rsidR="007C466B" w:rsidRDefault="00192E7A" w:rsidP="00037004">
            <w:pPr>
              <w:pStyle w:val="Textcontent"/>
              <w:ind w:left="0"/>
            </w:pPr>
            <w:r>
              <w:t>GUI environment simulation</w:t>
            </w:r>
            <w:r w:rsidR="00A42505">
              <w:t xml:space="preserve"> updated with different windows</w:t>
            </w:r>
            <w:r>
              <w:t xml:space="preserve"> + </w:t>
            </w:r>
            <w:r w:rsidR="00A42505">
              <w:t xml:space="preserve">black-box and white-box </w:t>
            </w:r>
            <w:r>
              <w:t>test cases and description of them</w:t>
            </w:r>
            <w:r w:rsidR="00A42505">
              <w:t xml:space="preserve"> + Screen recording of the final application</w:t>
            </w:r>
          </w:p>
        </w:tc>
      </w:tr>
    </w:tbl>
    <w:p w14:paraId="69942F66" w14:textId="5341E788" w:rsidR="008F42DC" w:rsidRPr="00037004" w:rsidRDefault="008F42DC" w:rsidP="00037004">
      <w:pPr>
        <w:pStyle w:val="Textcontent"/>
        <w:rPr>
          <w:rFonts w:asciiTheme="majorHAnsi" w:eastAsiaTheme="majorEastAsia" w:hAnsiTheme="majorHAnsi" w:cstheme="majorBidi"/>
          <w:color w:val="2F5496" w:themeColor="accent1" w:themeShade="BF"/>
          <w:sz w:val="32"/>
          <w:szCs w:val="32"/>
        </w:rPr>
      </w:pPr>
      <w:r w:rsidRPr="00037004">
        <w:br w:type="page"/>
      </w:r>
    </w:p>
    <w:p w14:paraId="4BA77FC7" w14:textId="77777777" w:rsidR="00E364E8" w:rsidRDefault="00E364E8" w:rsidP="00E364E8">
      <w:pPr>
        <w:pStyle w:val="Heading1"/>
        <w:spacing w:before="3360"/>
        <w:jc w:val="center"/>
        <w:rPr>
          <w:rFonts w:ascii="Times New Roman" w:hAnsi="Times New Roman" w:cs="Times New Roman"/>
          <w:lang w:val="en-US"/>
        </w:rPr>
      </w:pPr>
    </w:p>
    <w:p w14:paraId="1593001C" w14:textId="1DF92391" w:rsidR="00815C5C" w:rsidRPr="00E351D1" w:rsidRDefault="003714D9" w:rsidP="00CE15BB">
      <w:pPr>
        <w:pStyle w:val="Sectiontitle"/>
        <w:spacing w:before="4080"/>
        <w:ind w:left="720"/>
        <w:jc w:val="center"/>
      </w:pPr>
      <w:bookmarkStart w:id="0" w:name="_Toc117247975"/>
      <w:bookmarkStart w:id="1" w:name="_Toc121156746"/>
      <w:r w:rsidRPr="00E351D1">
        <w:t>Abstract</w:t>
      </w:r>
      <w:bookmarkEnd w:id="0"/>
      <w:bookmarkEnd w:id="1"/>
    </w:p>
    <w:p w14:paraId="6B3AD3E3" w14:textId="74404735" w:rsidR="003714D9" w:rsidRPr="00E351D1" w:rsidRDefault="003714D9" w:rsidP="00E364E8">
      <w:pPr>
        <w:spacing w:before="360" w:after="0"/>
        <w:ind w:left="1134" w:right="1088"/>
        <w:jc w:val="both"/>
        <w:rPr>
          <w:rFonts w:ascii="Times New Roman" w:hAnsi="Times New Roman" w:cs="Times New Roman"/>
          <w:lang w:val="en-US"/>
        </w:rPr>
      </w:pPr>
      <w:r w:rsidRPr="00E351D1">
        <w:rPr>
          <w:rFonts w:ascii="Times New Roman" w:hAnsi="Times New Roman" w:cs="Times New Roman"/>
          <w:lang w:val="en-US"/>
        </w:rPr>
        <w:t xml:space="preserve">Vertical farms are indoor farms that grow vegetables stacked on the vertical axis. In this manner, more crops can be cultivated on a smaller footprint than in traditional agriculture. The controlled environment offered by an indoor farm eliminates the risk of diseases and insects. Combined with </w:t>
      </w:r>
      <w:r w:rsidR="005A008B" w:rsidRPr="00E351D1">
        <w:rPr>
          <w:rFonts w:ascii="Times New Roman" w:hAnsi="Times New Roman" w:cs="Times New Roman"/>
          <w:lang w:val="en-US"/>
        </w:rPr>
        <w:t>hydro</w:t>
      </w:r>
      <w:r w:rsidRPr="00E351D1">
        <w:rPr>
          <w:rFonts w:ascii="Times New Roman" w:hAnsi="Times New Roman" w:cs="Times New Roman"/>
          <w:lang w:val="en-US"/>
        </w:rPr>
        <w:t xml:space="preserve">ponics it increases 10 times the crop yield compared with traditional agriculture and reduces water consumption by 90% since it is recirculated in the system. </w:t>
      </w:r>
      <w:r w:rsidR="005A008B" w:rsidRPr="00E351D1">
        <w:rPr>
          <w:rFonts w:ascii="Times New Roman" w:hAnsi="Times New Roman" w:cs="Times New Roman"/>
          <w:lang w:val="en-US"/>
        </w:rPr>
        <w:t>Hydro</w:t>
      </w:r>
      <w:r w:rsidRPr="00E351D1">
        <w:rPr>
          <w:rFonts w:ascii="Times New Roman" w:hAnsi="Times New Roman" w:cs="Times New Roman"/>
          <w:lang w:val="en-US"/>
        </w:rPr>
        <w:t>ponics means that the roots of the vegetables are placed in water enriched with nutrients instead of soil.</w:t>
      </w:r>
    </w:p>
    <w:p w14:paraId="5040A583" w14:textId="3F14C018" w:rsidR="003714D9" w:rsidRPr="00E351D1" w:rsidRDefault="003714D9" w:rsidP="00E364E8">
      <w:pPr>
        <w:spacing w:after="0"/>
        <w:ind w:left="1134" w:right="1088"/>
        <w:jc w:val="both"/>
        <w:rPr>
          <w:rFonts w:ascii="Times New Roman" w:hAnsi="Times New Roman" w:cs="Times New Roman"/>
          <w:lang w:val="en-US"/>
        </w:rPr>
      </w:pPr>
      <w:r w:rsidRPr="00E351D1">
        <w:rPr>
          <w:rFonts w:ascii="Times New Roman" w:hAnsi="Times New Roman" w:cs="Times New Roman"/>
          <w:lang w:val="en-US"/>
        </w:rPr>
        <w:t xml:space="preserve">Our team has decided to create a control system for an indoor vertical farm that uses </w:t>
      </w:r>
      <w:r w:rsidR="005A008B" w:rsidRPr="00E351D1">
        <w:rPr>
          <w:rFonts w:ascii="Times New Roman" w:hAnsi="Times New Roman" w:cs="Times New Roman"/>
          <w:lang w:val="en-US"/>
        </w:rPr>
        <w:t>hydroponics</w:t>
      </w:r>
      <w:r w:rsidRPr="00E351D1">
        <w:rPr>
          <w:rFonts w:ascii="Times New Roman" w:hAnsi="Times New Roman" w:cs="Times New Roman"/>
          <w:lang w:val="en-US"/>
        </w:rPr>
        <w:t xml:space="preserve">. For </w:t>
      </w:r>
      <w:r w:rsidR="00C06AFE">
        <w:rPr>
          <w:rFonts w:ascii="Times New Roman" w:hAnsi="Times New Roman" w:cs="Times New Roman"/>
          <w:lang w:val="en-US"/>
        </w:rPr>
        <w:t>simplicity,</w:t>
      </w:r>
      <w:r w:rsidRPr="00E351D1">
        <w:rPr>
          <w:rFonts w:ascii="Times New Roman" w:hAnsi="Times New Roman" w:cs="Times New Roman"/>
          <w:lang w:val="en-US"/>
        </w:rPr>
        <w:t xml:space="preserve"> this farm grows butterhead lettuce exclusively but can be extended to manage the environment of other vegetables as well.</w:t>
      </w:r>
    </w:p>
    <w:p w14:paraId="7B8133BC" w14:textId="3F47770F" w:rsidR="00E364E8" w:rsidRDefault="003714D9" w:rsidP="00E364E8">
      <w:pPr>
        <w:spacing w:after="0"/>
        <w:ind w:left="1134" w:right="1088"/>
        <w:jc w:val="both"/>
        <w:rPr>
          <w:rFonts w:ascii="Times New Roman" w:hAnsi="Times New Roman" w:cs="Times New Roman"/>
          <w:lang w:val="en-US"/>
        </w:rPr>
      </w:pPr>
      <w:r w:rsidRPr="00E351D1">
        <w:rPr>
          <w:rFonts w:ascii="Times New Roman" w:hAnsi="Times New Roman" w:cs="Times New Roman"/>
          <w:i/>
          <w:iCs/>
          <w:lang w:val="en-US"/>
        </w:rPr>
        <w:t>Keywords</w:t>
      </w:r>
      <w:r w:rsidRPr="00E351D1">
        <w:rPr>
          <w:rFonts w:ascii="Times New Roman" w:hAnsi="Times New Roman" w:cs="Times New Roman"/>
          <w:lang w:val="en-US"/>
        </w:rPr>
        <w:t>: agriculture, energy efficient, environmentally friendly, green farm</w:t>
      </w:r>
    </w:p>
    <w:p w14:paraId="33AF51D1" w14:textId="77777777" w:rsidR="00E364E8" w:rsidRDefault="00E364E8">
      <w:pPr>
        <w:rPr>
          <w:rFonts w:ascii="Times New Roman" w:hAnsi="Times New Roman" w:cs="Times New Roman"/>
          <w:lang w:val="en-US"/>
        </w:rPr>
      </w:pPr>
      <w:r>
        <w:rPr>
          <w:rFonts w:ascii="Times New Roman" w:hAnsi="Times New Roman" w:cs="Times New Roman"/>
          <w:lang w:val="en-US"/>
        </w:rPr>
        <w:br w:type="page"/>
      </w:r>
    </w:p>
    <w:p w14:paraId="6E9EA85F" w14:textId="276B54F5" w:rsidR="00727402" w:rsidRPr="00E351D1" w:rsidRDefault="005040E1" w:rsidP="00F8533B">
      <w:pPr>
        <w:pStyle w:val="Sectiontitle"/>
      </w:pPr>
      <w:bookmarkStart w:id="2" w:name="_Toc117247976"/>
      <w:bookmarkStart w:id="3" w:name="_Toc121156747"/>
      <w:r>
        <w:lastRenderedPageBreak/>
        <w:t>1</w:t>
      </w:r>
      <w:r w:rsidR="005672C8" w:rsidRPr="00E351D1">
        <w:t xml:space="preserve">. </w:t>
      </w:r>
      <w:r w:rsidR="00727402" w:rsidRPr="00E351D1">
        <w:t>Introduction</w:t>
      </w:r>
      <w:bookmarkEnd w:id="2"/>
      <w:bookmarkEnd w:id="3"/>
    </w:p>
    <w:p w14:paraId="3505B4F0" w14:textId="33619972" w:rsidR="00727402" w:rsidRPr="00E351D1" w:rsidRDefault="005040E1" w:rsidP="00F8533B">
      <w:pPr>
        <w:pStyle w:val="Subtitle"/>
      </w:pPr>
      <w:bookmarkStart w:id="4" w:name="_Toc117247977"/>
      <w:bookmarkStart w:id="5" w:name="_Toc121156748"/>
      <w:r>
        <w:t>1</w:t>
      </w:r>
      <w:r w:rsidR="005672C8" w:rsidRPr="00E351D1">
        <w:t xml:space="preserve">.1 </w:t>
      </w:r>
      <w:r w:rsidR="00727402" w:rsidRPr="00E351D1">
        <w:t>Background</w:t>
      </w:r>
      <w:bookmarkEnd w:id="4"/>
      <w:bookmarkEnd w:id="5"/>
    </w:p>
    <w:p w14:paraId="29C447CC" w14:textId="52E8BA25" w:rsidR="00EF2760" w:rsidRPr="00E351D1" w:rsidRDefault="00152CCC" w:rsidP="00E364E8">
      <w:pPr>
        <w:pStyle w:val="Textcontent"/>
      </w:pPr>
      <w:r w:rsidRPr="00E351D1">
        <w:t xml:space="preserve">Some of the vital </w:t>
      </w:r>
      <w:r w:rsidR="009117C0" w:rsidRPr="00E351D1">
        <w:t>reasons</w:t>
      </w:r>
      <w:r w:rsidRPr="00E351D1">
        <w:t xml:space="preserve"> why people started experimenting with vertical farming </w:t>
      </w:r>
      <w:r w:rsidR="00C06AFE">
        <w:t>systems</w:t>
      </w:r>
      <w:r w:rsidRPr="00E351D1">
        <w:t xml:space="preserve"> </w:t>
      </w:r>
      <w:r w:rsidR="00C06AFE">
        <w:t>were</w:t>
      </w:r>
      <w:r w:rsidRPr="00E351D1">
        <w:t xml:space="preserve"> connected to the exponential growth of the population and the inefficiency of traditional agricultural methods. Most places </w:t>
      </w:r>
      <w:r w:rsidR="00C06AFE" w:rsidRPr="00C06AFE">
        <w:t>worldwide still use the same methods in growing crops as</w:t>
      </w:r>
      <w:r w:rsidR="00BA0987" w:rsidRPr="00E351D1">
        <w:t xml:space="preserve"> our ancestors did years ago. Which constitutes a major problem: these methods depend on various </w:t>
      </w:r>
      <w:r w:rsidR="00DC0DBA">
        <w:t>factors</w:t>
      </w:r>
      <w:r w:rsidR="00BA0987" w:rsidRPr="00E351D1">
        <w:t xml:space="preserve"> that the farmers cannot control. Insects, diseases, the nutrients in the soil, the general structure of the soil </w:t>
      </w:r>
      <w:r w:rsidR="00C06AFE">
        <w:t>change</w:t>
      </w:r>
      <w:r w:rsidR="00BA0987" w:rsidRPr="00E351D1">
        <w:t xml:space="preserve"> from year to year, the limitation of space</w:t>
      </w:r>
      <w:r w:rsidR="00DC0DBA">
        <w:t>,</w:t>
      </w:r>
      <w:r w:rsidR="00BA0987" w:rsidRPr="00E351D1">
        <w:t xml:space="preserve"> and other issues. </w:t>
      </w:r>
    </w:p>
    <w:p w14:paraId="50C9C7BA" w14:textId="3233DC44" w:rsidR="00152CCC" w:rsidRPr="00E351D1" w:rsidRDefault="00BA0987" w:rsidP="00E364E8">
      <w:pPr>
        <w:pStyle w:val="Textcontent"/>
      </w:pPr>
      <w:r w:rsidRPr="00E351D1">
        <w:t xml:space="preserve">To address them, vertical farming requires only a fraction of a farm’s space to grow just as many vegetables. The </w:t>
      </w:r>
      <w:r w:rsidR="009117C0" w:rsidRPr="009117C0">
        <w:t xml:space="preserve">insecticides </w:t>
      </w:r>
      <w:r w:rsidRPr="00E351D1">
        <w:t xml:space="preserve">and the biochemical materials that farmers use could be avoided. Since they are also harmful </w:t>
      </w:r>
      <w:r w:rsidR="00DC0DBA">
        <w:t>to</w:t>
      </w:r>
      <w:r w:rsidRPr="00E351D1">
        <w:t xml:space="preserve"> the human body, this is a considerable side effect of traditional agriculture. </w:t>
      </w:r>
      <w:r w:rsidR="009117C0" w:rsidRPr="009117C0">
        <w:t xml:space="preserve">The consistency of the soil or water that the plants are growing in is controlled by machines, the sensors are measuring the nutrient level from time to time, </w:t>
      </w:r>
      <w:proofErr w:type="spellStart"/>
      <w:r w:rsidR="009117C0" w:rsidRPr="009117C0">
        <w:t>ph</w:t>
      </w:r>
      <w:proofErr w:type="spellEnd"/>
      <w:r w:rsidR="009117C0" w:rsidRPr="009117C0">
        <w:t xml:space="preserve"> level, air</w:t>
      </w:r>
      <w:r w:rsidR="00DC0DBA">
        <w:t>,</w:t>
      </w:r>
      <w:r w:rsidR="00C06AFE">
        <w:t xml:space="preserve"> a</w:t>
      </w:r>
      <w:r w:rsidR="009117C0" w:rsidRPr="009117C0">
        <w:t xml:space="preserve">nd water </w:t>
      </w:r>
      <w:r w:rsidR="00DC0DBA">
        <w:t>temperature,</w:t>
      </w:r>
      <w:r w:rsidR="009117C0" w:rsidRPr="009117C0">
        <w:t xml:space="preserve"> and the salinity of the water which can be determined by the EC level (electrical conductivity).</w:t>
      </w:r>
      <w:r w:rsidR="009117C0">
        <w:t xml:space="preserve"> </w:t>
      </w:r>
      <w:r w:rsidRPr="00E351D1">
        <w:t xml:space="preserve">This way the </w:t>
      </w:r>
      <w:r w:rsidR="005A008B" w:rsidRPr="00E351D1">
        <w:t>water</w:t>
      </w:r>
      <w:r w:rsidRPr="00E351D1">
        <w:t xml:space="preserve"> can provide the ideal environment for all kinds of plants, carefully determined for every </w:t>
      </w:r>
      <w:r w:rsidR="009117C0" w:rsidRPr="00E351D1">
        <w:t>species, what</w:t>
      </w:r>
      <w:r w:rsidRPr="00E351D1">
        <w:t xml:space="preserve"> would be the range of the EC level that results in the fastest growth.</w:t>
      </w:r>
    </w:p>
    <w:p w14:paraId="5EF76812" w14:textId="6F888B81" w:rsidR="007E67CB" w:rsidRPr="00E351D1" w:rsidRDefault="005040E1" w:rsidP="00F8533B">
      <w:pPr>
        <w:pStyle w:val="Subtitle"/>
      </w:pPr>
      <w:bookmarkStart w:id="6" w:name="_Toc117247978"/>
      <w:bookmarkStart w:id="7" w:name="_Toc121156749"/>
      <w:r>
        <w:t>1</w:t>
      </w:r>
      <w:r w:rsidR="007E67CB" w:rsidRPr="00E351D1">
        <w:t xml:space="preserve">.2 </w:t>
      </w:r>
      <w:r w:rsidR="00EF2760" w:rsidRPr="00E351D1">
        <w:t>Different Possible Approaches</w:t>
      </w:r>
      <w:bookmarkEnd w:id="6"/>
      <w:bookmarkEnd w:id="7"/>
    </w:p>
    <w:p w14:paraId="58EF74C1" w14:textId="53152306" w:rsidR="00BA0987" w:rsidRPr="00E351D1" w:rsidRDefault="00BA0987" w:rsidP="00E364E8">
      <w:pPr>
        <w:pStyle w:val="Textcontent"/>
      </w:pPr>
      <w:r w:rsidRPr="00E351D1">
        <w:t xml:space="preserve">These systems, however, do not use soil to plant the seeds in. They use </w:t>
      </w:r>
      <w:r w:rsidR="009117C0">
        <w:t>special growing systems</w:t>
      </w:r>
      <w:r w:rsidRPr="00E351D1">
        <w:t>, as mentioned above, which come in 6 different forms.</w:t>
      </w:r>
      <w:r w:rsidR="008F42DC" w:rsidRPr="00E351D1">
        <w:t xml:space="preserve"> (</w:t>
      </w:r>
      <w:proofErr w:type="gramStart"/>
      <w:r w:rsidR="008F42DC" w:rsidRPr="000B230E">
        <w:rPr>
          <w:i/>
          <w:iCs/>
        </w:rPr>
        <w:t>seen</w:t>
      </w:r>
      <w:proofErr w:type="gramEnd"/>
      <w:r w:rsidR="008F42DC" w:rsidRPr="000B230E">
        <w:rPr>
          <w:i/>
          <w:iCs/>
        </w:rPr>
        <w:t xml:space="preserve"> in</w:t>
      </w:r>
      <w:r w:rsidR="008F42DC" w:rsidRPr="00E351D1">
        <w:t xml:space="preserve"> </w:t>
      </w:r>
      <w:r w:rsidR="000B230E">
        <w:fldChar w:fldCharType="begin"/>
      </w:r>
      <w:r w:rsidR="000B230E">
        <w:instrText xml:space="preserve"> REF _Ref118236788 \h  \* MERGEFORMAT </w:instrText>
      </w:r>
      <w:r w:rsidR="000B230E">
        <w:fldChar w:fldCharType="separate"/>
      </w:r>
      <w:r w:rsidR="000B230E">
        <w:t>Figure</w:t>
      </w:r>
      <w:r w:rsidR="000B230E" w:rsidRPr="000B230E">
        <w:rPr>
          <w:i/>
          <w:iCs/>
        </w:rPr>
        <w:t xml:space="preserve"> 1</w:t>
      </w:r>
      <w:r w:rsidR="000B230E">
        <w:fldChar w:fldCharType="end"/>
      </w:r>
      <w:r w:rsidR="000B230E">
        <w:t>)</w:t>
      </w:r>
    </w:p>
    <w:p w14:paraId="57ED8241" w14:textId="77777777" w:rsidR="00E364E8" w:rsidRDefault="00152CCC" w:rsidP="00E364E8">
      <w:pPr>
        <w:keepNext/>
        <w:ind w:left="450" w:right="296"/>
        <w:jc w:val="center"/>
      </w:pPr>
      <w:r w:rsidRPr="00E351D1">
        <w:rPr>
          <w:noProof/>
          <w:lang w:val="en-US"/>
        </w:rPr>
        <w:drawing>
          <wp:inline distT="0" distB="0" distL="0" distR="0" wp14:anchorId="598083B4" wp14:editId="032BE622">
            <wp:extent cx="2717800" cy="2912015"/>
            <wp:effectExtent l="0" t="0" r="6350" b="3175"/>
            <wp:docPr id="3" name="Picture 3" descr="Types of Hydroponic System Design, Producton, &amp; Sale | HC Hydropon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es of Hydroponic System Design, Producton, &amp; Sale | HC Hydroponics"/>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17800" cy="2912015"/>
                    </a:xfrm>
                    <a:prstGeom prst="rect">
                      <a:avLst/>
                    </a:prstGeom>
                    <a:noFill/>
                    <a:ln>
                      <a:noFill/>
                    </a:ln>
                  </pic:spPr>
                </pic:pic>
              </a:graphicData>
            </a:graphic>
          </wp:inline>
        </w:drawing>
      </w:r>
    </w:p>
    <w:p w14:paraId="0F8E36C8" w14:textId="1C81B16C" w:rsidR="00F236AC" w:rsidRPr="00646FBC" w:rsidRDefault="00E364E8" w:rsidP="00F236AC">
      <w:pPr>
        <w:pStyle w:val="Caption"/>
        <w:spacing w:after="0"/>
        <w:jc w:val="center"/>
        <w:rPr>
          <w:rFonts w:ascii="Times New Roman" w:hAnsi="Times New Roman" w:cs="Times New Roman"/>
        </w:rPr>
      </w:pPr>
      <w:bookmarkStart w:id="8" w:name="_Ref118236788"/>
      <w:bookmarkStart w:id="9" w:name="_Ref117256237"/>
      <w:bookmarkStart w:id="10" w:name="_Toc121156776"/>
      <w:r w:rsidRPr="00646FBC">
        <w:rPr>
          <w:rFonts w:ascii="Times New Roman" w:hAnsi="Times New Roman" w:cs="Times New Roman"/>
        </w:rPr>
        <w:t xml:space="preserve">Figure </w:t>
      </w:r>
      <w:r w:rsidRPr="00646FBC">
        <w:rPr>
          <w:rFonts w:ascii="Times New Roman" w:hAnsi="Times New Roman" w:cs="Times New Roman"/>
        </w:rPr>
        <w:fldChar w:fldCharType="begin"/>
      </w:r>
      <w:r w:rsidRPr="00646FBC">
        <w:rPr>
          <w:rFonts w:ascii="Times New Roman" w:hAnsi="Times New Roman" w:cs="Times New Roman"/>
        </w:rPr>
        <w:instrText xml:space="preserve"> SEQ Figure \* ARABIC </w:instrText>
      </w:r>
      <w:r w:rsidRPr="00646FBC">
        <w:rPr>
          <w:rFonts w:ascii="Times New Roman" w:hAnsi="Times New Roman" w:cs="Times New Roman"/>
        </w:rPr>
        <w:fldChar w:fldCharType="separate"/>
      </w:r>
      <w:r w:rsidR="009C0A66">
        <w:rPr>
          <w:rFonts w:ascii="Times New Roman" w:hAnsi="Times New Roman" w:cs="Times New Roman"/>
          <w:noProof/>
        </w:rPr>
        <w:t>1</w:t>
      </w:r>
      <w:r w:rsidRPr="00646FBC">
        <w:rPr>
          <w:rFonts w:ascii="Times New Roman" w:hAnsi="Times New Roman" w:cs="Times New Roman"/>
          <w:noProof/>
        </w:rPr>
        <w:fldChar w:fldCharType="end"/>
      </w:r>
      <w:bookmarkEnd w:id="8"/>
      <w:r w:rsidRPr="00646FBC">
        <w:rPr>
          <w:rFonts w:ascii="Times New Roman" w:hAnsi="Times New Roman" w:cs="Times New Roman"/>
        </w:rPr>
        <w:t xml:space="preserve"> Hydroponics in vertical farming systems</w:t>
      </w:r>
      <w:bookmarkEnd w:id="9"/>
      <w:bookmarkEnd w:id="10"/>
    </w:p>
    <w:p w14:paraId="0874F548" w14:textId="4BF84C26" w:rsidR="00152CCC" w:rsidRPr="00646FBC" w:rsidRDefault="00F236AC" w:rsidP="00F236AC">
      <w:pPr>
        <w:pStyle w:val="Caption"/>
        <w:spacing w:after="0"/>
        <w:jc w:val="center"/>
        <w:rPr>
          <w:rFonts w:ascii="Times New Roman" w:hAnsi="Times New Roman" w:cs="Times New Roman"/>
          <w:lang w:val="en-US"/>
        </w:rPr>
      </w:pPr>
      <w:r w:rsidRPr="00646FBC">
        <w:rPr>
          <w:rFonts w:ascii="Times New Roman" w:hAnsi="Times New Roman" w:cs="Times New Roman"/>
        </w:rPr>
        <w:t xml:space="preserve"> [https://www.hydroponicschina.com/types-of-hydroponic-system/]</w:t>
      </w:r>
    </w:p>
    <w:p w14:paraId="4D9F21C5" w14:textId="0052404F" w:rsidR="00112460" w:rsidRPr="00E364E8" w:rsidRDefault="00112460" w:rsidP="00E364E8">
      <w:pPr>
        <w:pStyle w:val="Textlist"/>
      </w:pPr>
      <w:r w:rsidRPr="00D23F3E">
        <w:rPr>
          <w:b/>
          <w:bCs w:val="0"/>
          <w:i/>
          <w:iCs w:val="0"/>
        </w:rPr>
        <w:t xml:space="preserve">Deep </w:t>
      </w:r>
      <w:r w:rsidR="007E67CB" w:rsidRPr="00D23F3E">
        <w:rPr>
          <w:b/>
          <w:bCs w:val="0"/>
          <w:i/>
          <w:iCs w:val="0"/>
        </w:rPr>
        <w:t>W</w:t>
      </w:r>
      <w:r w:rsidRPr="00D23F3E">
        <w:rPr>
          <w:b/>
          <w:bCs w:val="0"/>
          <w:i/>
          <w:iCs w:val="0"/>
        </w:rPr>
        <w:t>ater system:</w:t>
      </w:r>
      <w:r w:rsidRPr="00D23F3E">
        <w:rPr>
          <w:i/>
          <w:iCs w:val="0"/>
        </w:rPr>
        <w:t xml:space="preserve"> </w:t>
      </w:r>
      <w:r w:rsidRPr="00E364E8">
        <w:t xml:space="preserve">the roots of the plants are floating in nutrient-dense water with oxygen. A container acts as a </w:t>
      </w:r>
      <w:r w:rsidR="009117C0" w:rsidRPr="00E364E8">
        <w:t>reservoir</w:t>
      </w:r>
      <w:r w:rsidRPr="00E364E8">
        <w:t xml:space="preserve"> for this solution.</w:t>
      </w:r>
    </w:p>
    <w:p w14:paraId="317DC053" w14:textId="0258B623" w:rsidR="00112460" w:rsidRPr="00E364E8" w:rsidRDefault="00112460" w:rsidP="00E364E8">
      <w:pPr>
        <w:pStyle w:val="Textlist"/>
      </w:pPr>
      <w:r w:rsidRPr="00D23F3E">
        <w:rPr>
          <w:i/>
          <w:iCs w:val="0"/>
        </w:rPr>
        <w:t xml:space="preserve">Wick system: </w:t>
      </w:r>
      <w:r w:rsidRPr="00E364E8">
        <w:t xml:space="preserve">does not consume electricity but it uses the wicks of the plants to provide nutrient-dense water for the plants growing in the soil. The least complex and most </w:t>
      </w:r>
      <w:r w:rsidR="00DC0DBA">
        <w:t>energy-efficient</w:t>
      </w:r>
      <w:r w:rsidRPr="00E364E8">
        <w:t xml:space="preserve"> approach.</w:t>
      </w:r>
    </w:p>
    <w:p w14:paraId="739B8280" w14:textId="0DF133D0" w:rsidR="00112460" w:rsidRPr="00E364E8" w:rsidRDefault="00112460" w:rsidP="00E364E8">
      <w:pPr>
        <w:pStyle w:val="Textlist"/>
      </w:pPr>
      <w:r w:rsidRPr="00D23F3E">
        <w:rPr>
          <w:i/>
          <w:iCs w:val="0"/>
        </w:rPr>
        <w:lastRenderedPageBreak/>
        <w:t xml:space="preserve">Drip system: </w:t>
      </w:r>
      <w:r w:rsidR="007E67CB" w:rsidRPr="00E364E8">
        <w:t xml:space="preserve">the nutrient solution is dripped either to the roots of the plants or to the leaves, coming from above. It depends </w:t>
      </w:r>
      <w:r w:rsidR="009117C0" w:rsidRPr="00E364E8">
        <w:t>on</w:t>
      </w:r>
      <w:r w:rsidR="007E67CB" w:rsidRPr="00E364E8">
        <w:t xml:space="preserve"> the types of plants the farm wants to cultivate.</w:t>
      </w:r>
    </w:p>
    <w:p w14:paraId="2EE09454" w14:textId="04221365" w:rsidR="007E67CB" w:rsidRPr="00E364E8" w:rsidRDefault="007E67CB" w:rsidP="00E364E8">
      <w:pPr>
        <w:pStyle w:val="Textlist"/>
      </w:pPr>
      <w:r w:rsidRPr="00D23F3E">
        <w:rPr>
          <w:i/>
          <w:iCs w:val="0"/>
        </w:rPr>
        <w:t xml:space="preserve">Ebb and Flow system (also called flood and drain): </w:t>
      </w:r>
      <w:r w:rsidRPr="00E364E8">
        <w:t xml:space="preserve">the roots of the plants are periodically flooded with </w:t>
      </w:r>
      <w:r w:rsidR="00DC0DBA">
        <w:t>nutrient-dense</w:t>
      </w:r>
      <w:r w:rsidRPr="00E364E8">
        <w:t xml:space="preserve"> water.</w:t>
      </w:r>
    </w:p>
    <w:p w14:paraId="3533B373" w14:textId="5FDE424A" w:rsidR="007E67CB" w:rsidRPr="00E364E8" w:rsidRDefault="007E67CB" w:rsidP="00E364E8">
      <w:pPr>
        <w:pStyle w:val="Textlist"/>
      </w:pPr>
      <w:r w:rsidRPr="00D23F3E">
        <w:rPr>
          <w:i/>
          <w:iCs w:val="0"/>
        </w:rPr>
        <w:t xml:space="preserve">Aeroponics system: </w:t>
      </w:r>
      <w:r w:rsidRPr="00E364E8">
        <w:t>the roots of the plants are sprinkled with the nutrient solution.</w:t>
      </w:r>
    </w:p>
    <w:p w14:paraId="6CA201DF" w14:textId="2A4ECBEE" w:rsidR="007E67CB" w:rsidRPr="00E364E8" w:rsidRDefault="007E67CB" w:rsidP="00E364E8">
      <w:pPr>
        <w:pStyle w:val="Textlist"/>
      </w:pPr>
      <w:r w:rsidRPr="00D23F3E">
        <w:rPr>
          <w:i/>
          <w:iCs w:val="0"/>
        </w:rPr>
        <w:t>Nutrient Film technique:</w:t>
      </w:r>
      <w:r w:rsidRPr="00E364E8">
        <w:t xml:space="preserve"> the system works with pipes that hold the nutrient solution for the plants, then the water is collected from them by letting it flow back to the </w:t>
      </w:r>
      <w:r w:rsidR="009117C0" w:rsidRPr="00E364E8">
        <w:t>reservoir</w:t>
      </w:r>
      <w:r w:rsidRPr="00E364E8">
        <w:t xml:space="preserve"> from these pipes. The pipes are moving; the incline makes the water flow down and then a new amount is pumped into the pipe. The water is recycled this </w:t>
      </w:r>
      <w:proofErr w:type="gramStart"/>
      <w:r w:rsidRPr="00E364E8">
        <w:t>way;</w:t>
      </w:r>
      <w:proofErr w:type="gramEnd"/>
      <w:r w:rsidRPr="00E364E8">
        <w:t xml:space="preserve"> less water consumption.</w:t>
      </w:r>
    </w:p>
    <w:p w14:paraId="151564F8" w14:textId="2BF232D1" w:rsidR="007E67CB" w:rsidRDefault="007E67CB" w:rsidP="00D23F3E">
      <w:pPr>
        <w:pStyle w:val="Textcontent"/>
      </w:pPr>
      <w:r w:rsidRPr="00E351D1">
        <w:t>In this control system</w:t>
      </w:r>
      <w:r w:rsidR="00DC0DBA">
        <w:t>,</w:t>
      </w:r>
      <w:r w:rsidRPr="00E351D1">
        <w:t xml:space="preserve"> the first approach is </w:t>
      </w:r>
      <w:r w:rsidR="009117C0" w:rsidRPr="00E351D1">
        <w:t>taken since</w:t>
      </w:r>
      <w:r w:rsidRPr="00E351D1">
        <w:t xml:space="preserve"> it does not require electricity and it is one of the simpler ways to realize the physical structure of the project.</w:t>
      </w:r>
    </w:p>
    <w:p w14:paraId="524C7AAD" w14:textId="54C829F5" w:rsidR="00514B80" w:rsidRDefault="005040E1" w:rsidP="00F8533B">
      <w:pPr>
        <w:pStyle w:val="Subtitle"/>
      </w:pPr>
      <w:bookmarkStart w:id="11" w:name="_Toc117247979"/>
      <w:bookmarkStart w:id="12" w:name="_Toc121156750"/>
      <w:r>
        <w:t>1</w:t>
      </w:r>
      <w:r w:rsidR="00514B80">
        <w:t>.3 Pros and cons of vertical farming</w:t>
      </w:r>
      <w:bookmarkEnd w:id="11"/>
      <w:bookmarkEnd w:id="12"/>
    </w:p>
    <w:p w14:paraId="7B23F4D0" w14:textId="351441F4" w:rsidR="000D4528" w:rsidRDefault="007874EE" w:rsidP="00D23F3E">
      <w:pPr>
        <w:pStyle w:val="Textcontent"/>
      </w:pPr>
      <w:r>
        <w:t xml:space="preserve">Among the </w:t>
      </w:r>
      <w:r w:rsidRPr="00A53223">
        <w:rPr>
          <w:b/>
          <w:bCs/>
        </w:rPr>
        <w:t>advantages</w:t>
      </w:r>
      <w:r>
        <w:t xml:space="preserve"> of vertical farming and hydroponics, we can mention the small footprint of the growing area, the reuse of water, </w:t>
      </w:r>
      <w:r w:rsidR="00DC0DBA">
        <w:t xml:space="preserve">and </w:t>
      </w:r>
      <w:r>
        <w:t xml:space="preserve">the elimination of pesticides </w:t>
      </w:r>
      <w:r w:rsidR="00C06AFE">
        <w:t>and harmful mind</w:t>
      </w:r>
      <w:r>
        <w:t xml:space="preserve"> substances. These all contribute to</w:t>
      </w:r>
      <w:r w:rsidR="00E13F2D">
        <w:t xml:space="preserve"> the </w:t>
      </w:r>
      <w:r>
        <w:t>growth of healthy and nutrient</w:t>
      </w:r>
      <w:r w:rsidR="00A17C0D">
        <w:t>-</w:t>
      </w:r>
      <w:r>
        <w:t xml:space="preserve">rich crops. The production can be made carbon neutral by capturing </w:t>
      </w:r>
      <w:r w:rsidR="000D4528">
        <w:t>rainwater</w:t>
      </w:r>
      <w:r>
        <w:t xml:space="preserve"> and </w:t>
      </w:r>
      <w:r w:rsidR="000D4528">
        <w:t>installing solar panels.</w:t>
      </w:r>
      <w:r w:rsidR="00E13F2D">
        <w:t xml:space="preserve"> Plants can be cultivated </w:t>
      </w:r>
      <w:r w:rsidR="00DC0DBA">
        <w:t>stably and predictably</w:t>
      </w:r>
      <w:r w:rsidR="00E13F2D">
        <w:t xml:space="preserve">, </w:t>
      </w:r>
      <w:r w:rsidR="00A17C0D">
        <w:t>isolated from the unforeseeable outside environment.</w:t>
      </w:r>
    </w:p>
    <w:p w14:paraId="6BB86E89" w14:textId="19877F4C" w:rsidR="000D4528" w:rsidRPr="000D4528" w:rsidRDefault="000D4528" w:rsidP="00D23F3E">
      <w:pPr>
        <w:pStyle w:val="Textcontent"/>
      </w:pPr>
      <w:r>
        <w:t xml:space="preserve">Vertical farms and hydroponic cultivation have </w:t>
      </w:r>
      <w:r w:rsidRPr="00A53223">
        <w:rPr>
          <w:b/>
          <w:bCs/>
        </w:rPr>
        <w:t>drawbacks</w:t>
      </w:r>
      <w:r>
        <w:t xml:space="preserve"> as well.</w:t>
      </w:r>
      <w:r w:rsidR="0045127B">
        <w:t xml:space="preserve"> Among the</w:t>
      </w:r>
      <w:r w:rsidR="00A53223">
        <w:t xml:space="preserve"> biggest </w:t>
      </w:r>
      <w:r w:rsidR="00A75ED5">
        <w:t>disadvantages</w:t>
      </w:r>
      <w:r w:rsidR="0045127B">
        <w:t xml:space="preserve"> we can mention</w:t>
      </w:r>
      <w:r w:rsidR="00A53223">
        <w:t xml:space="preserve"> </w:t>
      </w:r>
      <w:r w:rsidR="0045127B">
        <w:t xml:space="preserve">the </w:t>
      </w:r>
      <w:r w:rsidR="00A53223">
        <w:t xml:space="preserve">limited variety of </w:t>
      </w:r>
      <w:r w:rsidR="00E13F2D">
        <w:t xml:space="preserve">plants </w:t>
      </w:r>
      <w:r w:rsidR="0045127B">
        <w:t xml:space="preserve">that </w:t>
      </w:r>
      <w:r w:rsidR="00E13F2D">
        <w:t>can be grown in such an environment</w:t>
      </w:r>
      <w:r w:rsidR="0045127B">
        <w:t>, and the natural processes, such as pollination, the system needs to replace</w:t>
      </w:r>
      <w:r w:rsidR="00E13F2D">
        <w:t>.</w:t>
      </w:r>
      <w:r>
        <w:t xml:space="preserve"> </w:t>
      </w:r>
      <w:r w:rsidR="007859F9">
        <w:t xml:space="preserve">Artificial lighting can increase energy consumption </w:t>
      </w:r>
      <w:r w:rsidR="00DC0DBA">
        <w:t>to</w:t>
      </w:r>
      <w:r w:rsidR="007859F9">
        <w:t xml:space="preserve"> a great extent</w:t>
      </w:r>
      <w:r w:rsidR="00A53223">
        <w:t xml:space="preserve">. Also, the initial phase of fine-tuning </w:t>
      </w:r>
      <w:r w:rsidR="00E13F2D">
        <w:t xml:space="preserve">and high dependence on technology </w:t>
      </w:r>
      <w:r w:rsidR="00A53223">
        <w:t>can carry</w:t>
      </w:r>
      <w:r w:rsidR="007D4F5A">
        <w:t xml:space="preserve"> possible</w:t>
      </w:r>
      <w:r w:rsidR="00A53223">
        <w:t xml:space="preserve"> </w:t>
      </w:r>
      <w:r w:rsidR="007D4F5A">
        <w:t xml:space="preserve">vulnerabilities </w:t>
      </w:r>
      <w:r w:rsidR="00A17C0D">
        <w:t>too</w:t>
      </w:r>
      <w:r w:rsidR="00E13F2D">
        <w:t>.</w:t>
      </w:r>
    </w:p>
    <w:p w14:paraId="18E5DD74" w14:textId="491DAD0F" w:rsidR="00727402" w:rsidRDefault="005040E1" w:rsidP="00F8533B">
      <w:pPr>
        <w:pStyle w:val="Sectiontitle"/>
      </w:pPr>
      <w:bookmarkStart w:id="13" w:name="_Toc117247980"/>
      <w:bookmarkStart w:id="14" w:name="_Toc121156751"/>
      <w:r>
        <w:t>2</w:t>
      </w:r>
      <w:r w:rsidR="005672C8" w:rsidRPr="00E351D1">
        <w:t xml:space="preserve">. </w:t>
      </w:r>
      <w:r w:rsidR="00727402" w:rsidRPr="00E351D1">
        <w:t>Requirements</w:t>
      </w:r>
      <w:bookmarkEnd w:id="13"/>
      <w:bookmarkEnd w:id="14"/>
    </w:p>
    <w:p w14:paraId="4CFECE2E" w14:textId="23F5EDCC" w:rsidR="00FE548A" w:rsidRPr="00E351D1" w:rsidRDefault="00F236AC" w:rsidP="00FE548A">
      <w:pPr>
        <w:pStyle w:val="Textcontent"/>
      </w:pPr>
      <w:r>
        <w:t xml:space="preserve">We </w:t>
      </w:r>
      <w:r w:rsidR="00AC2A02">
        <w:t>detailed</w:t>
      </w:r>
      <w:r w:rsidR="00FE548A">
        <w:t xml:space="preserve"> two types of requirements</w:t>
      </w:r>
      <w:r w:rsidR="00AC2A02">
        <w:t>:</w:t>
      </w:r>
      <w:r w:rsidR="00FE548A">
        <w:t xml:space="preserve"> non-functional requirements, and functional requirements.</w:t>
      </w:r>
    </w:p>
    <w:p w14:paraId="456D65E2" w14:textId="1169B165" w:rsidR="00727402" w:rsidRDefault="009168DC" w:rsidP="00F8533B">
      <w:pPr>
        <w:pStyle w:val="Subtitle"/>
      </w:pPr>
      <w:r w:rsidRPr="00F8533B">
        <w:t xml:space="preserve"> </w:t>
      </w:r>
      <w:bookmarkStart w:id="15" w:name="_Toc117247981"/>
      <w:bookmarkStart w:id="16" w:name="_Toc121156752"/>
      <w:r w:rsidR="005040E1">
        <w:t>2</w:t>
      </w:r>
      <w:r w:rsidR="00D23F3E" w:rsidRPr="00F8533B">
        <w:t xml:space="preserve">.1 </w:t>
      </w:r>
      <w:r w:rsidR="007A5E02" w:rsidRPr="00F8533B">
        <w:t>Non-Functional Requirements</w:t>
      </w:r>
      <w:bookmarkEnd w:id="15"/>
      <w:bookmarkEnd w:id="16"/>
    </w:p>
    <w:p w14:paraId="14A4E3F4" w14:textId="5B630F89" w:rsidR="00FE548A" w:rsidRPr="00F8533B" w:rsidRDefault="00FE548A" w:rsidP="00FE548A">
      <w:pPr>
        <w:pStyle w:val="Textcontent"/>
      </w:pPr>
      <w:r>
        <w:t xml:space="preserve">Non-functional requirements contain demands that </w:t>
      </w:r>
      <w:r w:rsidR="00A75ED5">
        <w:t>concern</w:t>
      </w:r>
      <w:r>
        <w:t xml:space="preserve"> </w:t>
      </w:r>
      <w:r w:rsidR="00DC0DBA">
        <w:t xml:space="preserve">the </w:t>
      </w:r>
      <w:r>
        <w:t xml:space="preserve">conceptual properties of a product. They do not say what to do, </w:t>
      </w:r>
      <w:r w:rsidR="00A25693">
        <w:t xml:space="preserve">but what properties the system needs to have while doing the </w:t>
      </w:r>
      <w:r w:rsidR="00AC2A02">
        <w:t>actions</w:t>
      </w:r>
      <w:r w:rsidR="00A25693">
        <w:t xml:space="preserve"> </w:t>
      </w:r>
      <w:r w:rsidR="00AC2A02">
        <w:t>stated</w:t>
      </w:r>
      <w:r w:rsidR="00A25693">
        <w:t xml:space="preserve"> by functional requirements.</w:t>
      </w:r>
      <w:r w:rsidR="00AC2A02">
        <w:t xml:space="preserve"> The system should be:</w:t>
      </w:r>
    </w:p>
    <w:p w14:paraId="34B1550F" w14:textId="326CC31E" w:rsidR="00897A7D" w:rsidRPr="00897A7D" w:rsidRDefault="00624E45" w:rsidP="002B6567">
      <w:pPr>
        <w:pStyle w:val="Textlist"/>
        <w:numPr>
          <w:ilvl w:val="0"/>
          <w:numId w:val="25"/>
        </w:numPr>
      </w:pPr>
      <w:r w:rsidRPr="002B6567">
        <w:rPr>
          <w:i/>
          <w:iCs w:val="0"/>
        </w:rPr>
        <w:t>Intuitive and easy to use by the administrator</w:t>
      </w:r>
      <w:r w:rsidR="00514B80" w:rsidRPr="002B6567">
        <w:rPr>
          <w:i/>
          <w:iCs w:val="0"/>
        </w:rPr>
        <w:t>:</w:t>
      </w:r>
      <w:r w:rsidR="002B6567">
        <w:t xml:space="preserve"> </w:t>
      </w:r>
      <w:r w:rsidR="00897A7D">
        <w:t>The GUI of the application should not be a burden for the administrator to use. It should be clean and intuitive</w:t>
      </w:r>
      <w:r w:rsidR="008421F8">
        <w:t>.</w:t>
      </w:r>
    </w:p>
    <w:p w14:paraId="797AD9C0" w14:textId="07E3AFD0" w:rsidR="008421F8" w:rsidRPr="008421F8" w:rsidRDefault="00624E45" w:rsidP="002B6567">
      <w:pPr>
        <w:pStyle w:val="Textlist"/>
      </w:pPr>
      <w:r w:rsidRPr="002B6567">
        <w:rPr>
          <w:i/>
          <w:iCs w:val="0"/>
        </w:rPr>
        <w:t>Reliable results and reports</w:t>
      </w:r>
      <w:r w:rsidR="00514B80" w:rsidRPr="002B6567">
        <w:rPr>
          <w:i/>
          <w:iCs w:val="0"/>
        </w:rPr>
        <w:t>:</w:t>
      </w:r>
      <w:r w:rsidR="002B6567">
        <w:t xml:space="preserve"> </w:t>
      </w:r>
      <w:r w:rsidR="008421F8">
        <w:t xml:space="preserve">The reports generated by the system </w:t>
      </w:r>
      <w:r w:rsidR="00DC0DBA">
        <w:t>at</w:t>
      </w:r>
      <w:r w:rsidR="008421F8">
        <w:t xml:space="preserve"> the request of the administrator should reflect reality. Therefore, they should be taken in real-time and displayed </w:t>
      </w:r>
      <w:r w:rsidR="00C06AFE">
        <w:t>accurately</w:t>
      </w:r>
    </w:p>
    <w:p w14:paraId="30D4ED35" w14:textId="44DC7483" w:rsidR="008421F8" w:rsidRPr="008421F8" w:rsidRDefault="00624E45" w:rsidP="002B6567">
      <w:pPr>
        <w:pStyle w:val="Textlist"/>
      </w:pPr>
      <w:r w:rsidRPr="002B6567">
        <w:rPr>
          <w:i/>
          <w:iCs w:val="0"/>
        </w:rPr>
        <w:t>Preci</w:t>
      </w:r>
      <w:r w:rsidR="004E6BF6" w:rsidRPr="002B6567">
        <w:rPr>
          <w:i/>
          <w:iCs w:val="0"/>
        </w:rPr>
        <w:t>se</w:t>
      </w:r>
      <w:r w:rsidR="00514B80" w:rsidRPr="002B6567">
        <w:rPr>
          <w:i/>
          <w:iCs w:val="0"/>
        </w:rPr>
        <w:t>:</w:t>
      </w:r>
      <w:r w:rsidR="002B6567">
        <w:t xml:space="preserve"> </w:t>
      </w:r>
      <w:r w:rsidR="008421F8">
        <w:t xml:space="preserve">Sensors should be calibrated before use and maintained so. Unprecise data would have terrible effects on the environment and yield. The whole system relies on the data </w:t>
      </w:r>
      <w:r w:rsidR="00AC2A02">
        <w:t>provided</w:t>
      </w:r>
      <w:r w:rsidR="008421F8">
        <w:t xml:space="preserve"> by the sensors.</w:t>
      </w:r>
    </w:p>
    <w:p w14:paraId="43FE2E27" w14:textId="3E3285B8" w:rsidR="004F6673" w:rsidRPr="004F6673" w:rsidRDefault="00624E45" w:rsidP="002B6567">
      <w:pPr>
        <w:pStyle w:val="Textlist"/>
      </w:pPr>
      <w:r w:rsidRPr="002B6567">
        <w:rPr>
          <w:i/>
          <w:iCs w:val="0"/>
        </w:rPr>
        <w:t>Deal with incorrect user inputs and display messages that can help the admin find the issue</w:t>
      </w:r>
      <w:r w:rsidR="00514B80" w:rsidRPr="002B6567">
        <w:rPr>
          <w:i/>
          <w:iCs w:val="0"/>
        </w:rPr>
        <w:t>:</w:t>
      </w:r>
      <w:r w:rsidR="002B6567" w:rsidRPr="002B6567">
        <w:rPr>
          <w:i/>
          <w:iCs w:val="0"/>
        </w:rPr>
        <w:t xml:space="preserve"> </w:t>
      </w:r>
      <w:r w:rsidR="004F6673">
        <w:t>The application should always validate the input of the admin. The initial parameters provided are the base of the environment that will be maintained; therefore, no error should occur in this phase.</w:t>
      </w:r>
    </w:p>
    <w:p w14:paraId="46D2F9BE" w14:textId="3DAAF954" w:rsidR="004F6673" w:rsidRPr="004F6673" w:rsidRDefault="004E6BF6" w:rsidP="002B6567">
      <w:pPr>
        <w:pStyle w:val="Textlist"/>
      </w:pPr>
      <w:r w:rsidRPr="00DD11EC">
        <w:rPr>
          <w:i/>
          <w:iCs w:val="0"/>
        </w:rPr>
        <w:lastRenderedPageBreak/>
        <w:t>Efficient</w:t>
      </w:r>
      <w:r w:rsidR="00514B80">
        <w:t>:</w:t>
      </w:r>
      <w:r w:rsidR="002B6567">
        <w:t xml:space="preserve"> </w:t>
      </w:r>
      <w:r w:rsidR="004F6673">
        <w:t xml:space="preserve">The whole point of vertical farms and hydroponics is to be as efficient as possible with </w:t>
      </w:r>
      <w:r w:rsidR="00DC0DBA">
        <w:t>the available scarce resources</w:t>
      </w:r>
      <w:r w:rsidR="004F6673">
        <w:t>. Thereby the control system should manage these resources as well as possible.</w:t>
      </w:r>
    </w:p>
    <w:p w14:paraId="33626876" w14:textId="2BB4E779" w:rsidR="004F6673" w:rsidRPr="004F6673" w:rsidRDefault="004E6BF6" w:rsidP="002B6567">
      <w:pPr>
        <w:pStyle w:val="Textlist"/>
      </w:pPr>
      <w:r w:rsidRPr="00DD11EC">
        <w:rPr>
          <w:i/>
          <w:iCs w:val="0"/>
        </w:rPr>
        <w:t>Highly productive</w:t>
      </w:r>
      <w:r>
        <w:t>:</w:t>
      </w:r>
      <w:r w:rsidR="002B6567">
        <w:t xml:space="preserve"> </w:t>
      </w:r>
      <w:r w:rsidR="00DC0DBA">
        <w:t>High</w:t>
      </w:r>
      <w:r w:rsidR="004F6673">
        <w:t xml:space="preserve"> efficiency is </w:t>
      </w:r>
      <w:r w:rsidR="00B95262">
        <w:t xml:space="preserve">obtained </w:t>
      </w:r>
      <w:r w:rsidR="00514B80">
        <w:t xml:space="preserve">not only </w:t>
      </w:r>
      <w:r w:rsidR="00B95262">
        <w:t xml:space="preserve">by </w:t>
      </w:r>
      <w:r w:rsidR="00514B80">
        <w:t>resource</w:t>
      </w:r>
      <w:r w:rsidR="00B95262">
        <w:t xml:space="preserve"> management </w:t>
      </w:r>
      <w:r w:rsidR="00C06AFE">
        <w:t xml:space="preserve">but also </w:t>
      </w:r>
      <w:r w:rsidR="00B95262">
        <w:t>maximizing the yield</w:t>
      </w:r>
      <w:r w:rsidR="00514B80">
        <w:t xml:space="preserve"> and the space used.</w:t>
      </w:r>
    </w:p>
    <w:p w14:paraId="056095E2" w14:textId="58A4D5EB" w:rsidR="00514B80" w:rsidRPr="00514B80" w:rsidRDefault="00624E45" w:rsidP="002B6567">
      <w:pPr>
        <w:pStyle w:val="Textlist"/>
      </w:pPr>
      <w:r w:rsidRPr="00DD11EC">
        <w:rPr>
          <w:i/>
          <w:iCs w:val="0"/>
        </w:rPr>
        <w:t>Environmentally friendly</w:t>
      </w:r>
      <w:r w:rsidR="004E6BF6">
        <w:t>:</w:t>
      </w:r>
      <w:r w:rsidR="002B6567">
        <w:t xml:space="preserve"> </w:t>
      </w:r>
      <w:r w:rsidR="00A75ED5">
        <w:t>Combined with</w:t>
      </w:r>
      <w:r w:rsidR="00514B80">
        <w:t xml:space="preserve"> the two requirements above</w:t>
      </w:r>
      <w:r w:rsidR="00DD11EC">
        <w:t>,</w:t>
      </w:r>
      <w:r w:rsidR="00514B80">
        <w:t xml:space="preserve"> </w:t>
      </w:r>
      <w:r w:rsidR="00DC0DBA">
        <w:t>environmental</w:t>
      </w:r>
      <w:r w:rsidR="00514B80">
        <w:t xml:space="preserve"> </w:t>
      </w:r>
      <w:r w:rsidR="00DC0DBA">
        <w:t>friendliness</w:t>
      </w:r>
      <w:r w:rsidR="00514B80">
        <w:t xml:space="preserve"> </w:t>
      </w:r>
      <w:r w:rsidR="00C06AFE">
        <w:t xml:space="preserve">is </w:t>
      </w:r>
      <w:r w:rsidR="00514B80">
        <w:t xml:space="preserve">achieved. No waste and efficient use of resources </w:t>
      </w:r>
      <w:r w:rsidR="00DC0DBA">
        <w:t>contribut</w:t>
      </w:r>
      <w:r w:rsidR="00C06AFE">
        <w:t>e</w:t>
      </w:r>
      <w:r w:rsidR="00514B80">
        <w:t xml:space="preserve"> to this aspect.</w:t>
      </w:r>
    </w:p>
    <w:p w14:paraId="4152AD17" w14:textId="58BC98DF" w:rsidR="007A5E02" w:rsidRDefault="005040E1" w:rsidP="00F8533B">
      <w:pPr>
        <w:pStyle w:val="Subtitle"/>
      </w:pPr>
      <w:bookmarkStart w:id="17" w:name="_Toc117247982"/>
      <w:bookmarkStart w:id="18" w:name="_Toc121156753"/>
      <w:r>
        <w:t>2</w:t>
      </w:r>
      <w:r w:rsidR="00F8533B" w:rsidRPr="00F8533B">
        <w:t xml:space="preserve">.2 </w:t>
      </w:r>
      <w:r w:rsidR="007A5E02" w:rsidRPr="00F8533B">
        <w:t xml:space="preserve">Functional </w:t>
      </w:r>
      <w:r w:rsidR="00727402" w:rsidRPr="00F8533B">
        <w:t>Requirements</w:t>
      </w:r>
      <w:bookmarkEnd w:id="17"/>
      <w:bookmarkEnd w:id="18"/>
    </w:p>
    <w:p w14:paraId="6F932E60" w14:textId="51323231" w:rsidR="00AB091E" w:rsidRDefault="00AB091E" w:rsidP="00646FBC">
      <w:pPr>
        <w:pStyle w:val="Textcontent"/>
      </w:pPr>
      <w:r>
        <w:t xml:space="preserve">Functional requirements say what the system should be able to do, but without mentioning how that should be achieved. They should be compliant with the SMART requirement’s properties; they should be specific, measurable, attainable, realistic, and traceable. Our functional requirements are presented below. Note that these requirements change </w:t>
      </w:r>
      <w:r w:rsidR="00C06AFE">
        <w:t>concerning</w:t>
      </w:r>
      <w:r>
        <w:t xml:space="preserve"> the given parameters of the system administrator.</w:t>
      </w:r>
    </w:p>
    <w:p w14:paraId="0DBC5127" w14:textId="7F5047BD" w:rsidR="00A169C2" w:rsidRDefault="00A169C2" w:rsidP="00646FBC">
      <w:pPr>
        <w:pStyle w:val="Textcontent"/>
      </w:pPr>
      <w:r>
        <w:t xml:space="preserve">The </w:t>
      </w:r>
      <w:r>
        <w:rPr>
          <w:i/>
          <w:iCs/>
        </w:rPr>
        <w:t>[</w:t>
      </w:r>
      <w:proofErr w:type="spellStart"/>
      <w:r>
        <w:rPr>
          <w:i/>
          <w:iCs/>
        </w:rPr>
        <w:t>parameter_name</w:t>
      </w:r>
      <w:proofErr w:type="spellEnd"/>
      <w:r>
        <w:rPr>
          <w:i/>
          <w:iCs/>
        </w:rPr>
        <w:t>]</w:t>
      </w:r>
      <w:r>
        <w:t xml:space="preserve"> </w:t>
      </w:r>
      <w:r w:rsidR="00A75ED5">
        <w:t>represents</w:t>
      </w:r>
      <w:r>
        <w:t xml:space="preserve"> the corresponding system parameter. For example, the heating of air will be turned on when the temperature drops below the minimum temperature - a threshold. And </w:t>
      </w:r>
      <w:r w:rsidR="00A75ED5">
        <w:t>it</w:t>
      </w:r>
      <w:r>
        <w:t xml:space="preserve"> </w:t>
      </w:r>
      <w:r w:rsidR="00A75ED5">
        <w:t xml:space="preserve">is </w:t>
      </w:r>
      <w:r>
        <w:t>continuing heating until the temperature gets above the minimum temperature.</w:t>
      </w:r>
    </w:p>
    <w:tbl>
      <w:tblPr>
        <w:tblStyle w:val="TableGrid"/>
        <w:tblW w:w="9075" w:type="dxa"/>
        <w:tblInd w:w="-5" w:type="dxa"/>
        <w:tblLayout w:type="fixed"/>
        <w:tblLook w:val="04A0" w:firstRow="1" w:lastRow="0" w:firstColumn="1" w:lastColumn="0" w:noHBand="0" w:noVBand="1"/>
      </w:tblPr>
      <w:tblGrid>
        <w:gridCol w:w="1843"/>
        <w:gridCol w:w="2977"/>
        <w:gridCol w:w="1134"/>
        <w:gridCol w:w="3121"/>
      </w:tblGrid>
      <w:tr w:rsidR="00AB091E" w14:paraId="1103421C" w14:textId="77777777" w:rsidTr="00A169C2">
        <w:trPr>
          <w:trHeight w:val="510"/>
        </w:trPr>
        <w:tc>
          <w:tcPr>
            <w:tcW w:w="1843" w:type="dxa"/>
            <w:tcBorders>
              <w:top w:val="single" w:sz="4" w:space="0" w:color="auto"/>
              <w:left w:val="single" w:sz="4" w:space="0" w:color="auto"/>
              <w:bottom w:val="single" w:sz="4" w:space="0" w:color="auto"/>
              <w:right w:val="single" w:sz="4" w:space="0" w:color="auto"/>
            </w:tcBorders>
            <w:vAlign w:val="center"/>
            <w:hideMark/>
          </w:tcPr>
          <w:p w14:paraId="7C670C99" w14:textId="77777777" w:rsidR="00AB091E" w:rsidRDefault="00AB091E">
            <w:pPr>
              <w:pStyle w:val="Textcontent"/>
              <w:spacing w:after="0"/>
              <w:ind w:left="0"/>
              <w:jc w:val="center"/>
              <w:rPr>
                <w:b/>
                <w:bCs/>
                <w:noProof/>
              </w:rPr>
            </w:pPr>
            <w:bookmarkStart w:id="19" w:name="_Hlk119542457"/>
            <w:r>
              <w:rPr>
                <w:b/>
                <w:bCs/>
                <w:noProof/>
              </w:rPr>
              <w:t>Environment property</w:t>
            </w:r>
          </w:p>
        </w:tc>
        <w:tc>
          <w:tcPr>
            <w:tcW w:w="2977" w:type="dxa"/>
            <w:tcBorders>
              <w:top w:val="single" w:sz="4" w:space="0" w:color="auto"/>
              <w:left w:val="single" w:sz="4" w:space="0" w:color="auto"/>
              <w:bottom w:val="single" w:sz="4" w:space="0" w:color="auto"/>
              <w:right w:val="single" w:sz="4" w:space="0" w:color="auto"/>
            </w:tcBorders>
            <w:vAlign w:val="center"/>
            <w:hideMark/>
          </w:tcPr>
          <w:p w14:paraId="185B56F9" w14:textId="77777777" w:rsidR="00AB091E" w:rsidRDefault="00AB091E">
            <w:pPr>
              <w:pStyle w:val="Textcontent"/>
              <w:spacing w:after="0"/>
              <w:ind w:left="0"/>
              <w:jc w:val="center"/>
              <w:rPr>
                <w:b/>
                <w:bCs/>
                <w:noProof/>
              </w:rPr>
            </w:pPr>
            <w:r>
              <w:rPr>
                <w:b/>
                <w:bCs/>
                <w:noProof/>
              </w:rPr>
              <w:t>When to do</w:t>
            </w:r>
          </w:p>
        </w:tc>
        <w:tc>
          <w:tcPr>
            <w:tcW w:w="1134" w:type="dxa"/>
            <w:tcBorders>
              <w:top w:val="single" w:sz="4" w:space="0" w:color="auto"/>
              <w:left w:val="single" w:sz="4" w:space="0" w:color="auto"/>
              <w:bottom w:val="single" w:sz="4" w:space="0" w:color="auto"/>
              <w:right w:val="single" w:sz="4" w:space="0" w:color="auto"/>
            </w:tcBorders>
            <w:vAlign w:val="center"/>
            <w:hideMark/>
          </w:tcPr>
          <w:p w14:paraId="03245F02" w14:textId="77777777" w:rsidR="00AB091E" w:rsidRDefault="00AB091E">
            <w:pPr>
              <w:pStyle w:val="Textcontent"/>
              <w:spacing w:after="0"/>
              <w:ind w:left="0"/>
              <w:jc w:val="center"/>
              <w:rPr>
                <w:b/>
                <w:bCs/>
                <w:noProof/>
              </w:rPr>
            </w:pPr>
            <w:r>
              <w:rPr>
                <w:b/>
                <w:bCs/>
                <w:noProof/>
              </w:rPr>
              <w:t>What to do</w:t>
            </w:r>
          </w:p>
        </w:tc>
        <w:tc>
          <w:tcPr>
            <w:tcW w:w="3121" w:type="dxa"/>
            <w:tcBorders>
              <w:top w:val="single" w:sz="4" w:space="0" w:color="auto"/>
              <w:left w:val="single" w:sz="4" w:space="0" w:color="auto"/>
              <w:bottom w:val="single" w:sz="4" w:space="0" w:color="auto"/>
              <w:right w:val="single" w:sz="4" w:space="0" w:color="auto"/>
            </w:tcBorders>
            <w:vAlign w:val="center"/>
            <w:hideMark/>
          </w:tcPr>
          <w:p w14:paraId="255D8D52" w14:textId="44AC0BBA" w:rsidR="00AB091E" w:rsidRDefault="00A75ED5">
            <w:pPr>
              <w:pStyle w:val="Textcontent"/>
              <w:spacing w:after="0"/>
              <w:ind w:left="0"/>
              <w:jc w:val="center"/>
              <w:rPr>
                <w:b/>
                <w:bCs/>
                <w:noProof/>
              </w:rPr>
            </w:pPr>
            <w:r>
              <w:rPr>
                <w:b/>
                <w:bCs/>
                <w:noProof/>
              </w:rPr>
              <w:t>Until w</w:t>
            </w:r>
            <w:r w:rsidR="00C06AFE">
              <w:rPr>
                <w:b/>
                <w:bCs/>
                <w:noProof/>
              </w:rPr>
              <w:t>hen</w:t>
            </w:r>
            <w:r w:rsidR="00AB091E">
              <w:rPr>
                <w:b/>
                <w:bCs/>
                <w:noProof/>
              </w:rPr>
              <w:t xml:space="preserve"> to do</w:t>
            </w:r>
          </w:p>
        </w:tc>
        <w:bookmarkEnd w:id="19"/>
      </w:tr>
      <w:tr w:rsidR="00AB091E" w14:paraId="41699354" w14:textId="77777777" w:rsidTr="00A169C2">
        <w:trPr>
          <w:trHeight w:val="510"/>
        </w:trPr>
        <w:tc>
          <w:tcPr>
            <w:tcW w:w="1843" w:type="dxa"/>
            <w:vMerge w:val="restart"/>
            <w:tcBorders>
              <w:top w:val="single" w:sz="4" w:space="0" w:color="auto"/>
              <w:left w:val="single" w:sz="4" w:space="0" w:color="auto"/>
              <w:bottom w:val="single" w:sz="4" w:space="0" w:color="auto"/>
              <w:right w:val="single" w:sz="4" w:space="0" w:color="auto"/>
            </w:tcBorders>
            <w:vAlign w:val="center"/>
            <w:hideMark/>
          </w:tcPr>
          <w:p w14:paraId="450BE2F2" w14:textId="77777777" w:rsidR="00AB091E" w:rsidRDefault="00AB091E">
            <w:pPr>
              <w:pStyle w:val="Textcontent"/>
              <w:spacing w:after="0"/>
              <w:ind w:left="0" w:right="0"/>
              <w:jc w:val="center"/>
              <w:rPr>
                <w:noProof/>
              </w:rPr>
            </w:pPr>
            <w:r>
              <w:rPr>
                <w:noProof/>
              </w:rPr>
              <w:t>Air temperature</w:t>
            </w:r>
          </w:p>
        </w:tc>
        <w:tc>
          <w:tcPr>
            <w:tcW w:w="2977" w:type="dxa"/>
            <w:tcBorders>
              <w:top w:val="single" w:sz="4" w:space="0" w:color="auto"/>
              <w:left w:val="single" w:sz="4" w:space="0" w:color="auto"/>
              <w:bottom w:val="single" w:sz="4" w:space="0" w:color="auto"/>
              <w:right w:val="single" w:sz="4" w:space="0" w:color="auto"/>
            </w:tcBorders>
            <w:vAlign w:val="center"/>
            <w:hideMark/>
          </w:tcPr>
          <w:p w14:paraId="740E2F49" w14:textId="45DD15EC" w:rsidR="00AB091E" w:rsidRPr="00A169C2" w:rsidRDefault="00AB091E">
            <w:pPr>
              <w:pStyle w:val="Textcontent"/>
              <w:spacing w:after="0"/>
              <w:ind w:left="0" w:right="0"/>
              <w:jc w:val="left"/>
              <w:rPr>
                <w:noProof/>
                <w:sz w:val="20"/>
                <w:szCs w:val="20"/>
              </w:rPr>
            </w:pPr>
            <w:r w:rsidRPr="00A169C2">
              <w:rPr>
                <w:b/>
                <w:bCs/>
                <w:noProof/>
                <w:sz w:val="20"/>
                <w:szCs w:val="20"/>
              </w:rPr>
              <w:t xml:space="preserve">&lt; </w:t>
            </w:r>
            <w:r w:rsidRPr="00A169C2">
              <w:rPr>
                <w:i/>
                <w:iCs/>
                <w:noProof/>
                <w:sz w:val="20"/>
                <w:szCs w:val="20"/>
              </w:rPr>
              <w:t>[minimum_air_temperature]</w:t>
            </w:r>
            <w:r w:rsidRPr="00A169C2">
              <w:rPr>
                <w:noProof/>
                <w:sz w:val="20"/>
                <w:szCs w:val="20"/>
              </w:rPr>
              <w:t xml:space="preserve"> </w:t>
            </w:r>
          </w:p>
        </w:tc>
        <w:tc>
          <w:tcPr>
            <w:tcW w:w="1134" w:type="dxa"/>
            <w:tcBorders>
              <w:top w:val="single" w:sz="4" w:space="0" w:color="auto"/>
              <w:left w:val="single" w:sz="4" w:space="0" w:color="auto"/>
              <w:bottom w:val="single" w:sz="4" w:space="0" w:color="auto"/>
              <w:right w:val="single" w:sz="4" w:space="0" w:color="auto"/>
            </w:tcBorders>
            <w:vAlign w:val="center"/>
            <w:hideMark/>
          </w:tcPr>
          <w:p w14:paraId="5F38E766" w14:textId="77777777" w:rsidR="00AB091E" w:rsidRDefault="00AB091E">
            <w:pPr>
              <w:pStyle w:val="Textcontent"/>
              <w:spacing w:after="0"/>
              <w:ind w:left="0" w:right="0"/>
              <w:jc w:val="center"/>
              <w:rPr>
                <w:noProof/>
              </w:rPr>
            </w:pPr>
            <w:r>
              <w:rPr>
                <w:noProof/>
              </w:rPr>
              <w:t>R1. Start heating the air</w:t>
            </w:r>
          </w:p>
        </w:tc>
        <w:tc>
          <w:tcPr>
            <w:tcW w:w="3121" w:type="dxa"/>
            <w:tcBorders>
              <w:top w:val="single" w:sz="4" w:space="0" w:color="auto"/>
              <w:left w:val="single" w:sz="4" w:space="0" w:color="auto"/>
              <w:bottom w:val="single" w:sz="4" w:space="0" w:color="auto"/>
              <w:right w:val="single" w:sz="4" w:space="0" w:color="auto"/>
            </w:tcBorders>
            <w:vAlign w:val="center"/>
            <w:hideMark/>
          </w:tcPr>
          <w:p w14:paraId="251212D7" w14:textId="2B491814" w:rsidR="00AB091E" w:rsidRPr="00A169C2" w:rsidRDefault="00AB091E">
            <w:pPr>
              <w:pStyle w:val="Textcontent"/>
              <w:spacing w:after="0"/>
              <w:ind w:left="0" w:right="0"/>
              <w:jc w:val="left"/>
              <w:rPr>
                <w:noProof/>
                <w:sz w:val="20"/>
                <w:szCs w:val="20"/>
              </w:rPr>
            </w:pPr>
            <w:r w:rsidRPr="00A169C2">
              <w:rPr>
                <w:b/>
                <w:bCs/>
                <w:noProof/>
                <w:sz w:val="20"/>
                <w:szCs w:val="20"/>
              </w:rPr>
              <w:t xml:space="preserve">&gt;= </w:t>
            </w:r>
            <w:r w:rsidR="00A75ED5" w:rsidRPr="00A75ED5">
              <w:rPr>
                <w:i/>
                <w:iCs/>
                <w:noProof/>
                <w:sz w:val="20"/>
                <w:szCs w:val="20"/>
              </w:rPr>
              <w:t>(</w:t>
            </w:r>
            <w:r w:rsidRPr="00A169C2">
              <w:rPr>
                <w:i/>
                <w:iCs/>
                <w:noProof/>
                <w:sz w:val="20"/>
                <w:szCs w:val="20"/>
              </w:rPr>
              <w:t>[minimum_air_temperature]</w:t>
            </w:r>
            <w:r w:rsidR="00A75ED5">
              <w:rPr>
                <w:i/>
                <w:iCs/>
                <w:noProof/>
                <w:sz w:val="20"/>
                <w:szCs w:val="20"/>
              </w:rPr>
              <w:t xml:space="preserve"> + [maxiumum_air_temperature]) </w:t>
            </w:r>
            <w:r w:rsidR="00A75ED5" w:rsidRPr="00A75ED5">
              <w:rPr>
                <w:noProof/>
                <w:sz w:val="20"/>
                <w:szCs w:val="20"/>
              </w:rPr>
              <w:t>/ 2</w:t>
            </w:r>
          </w:p>
        </w:tc>
      </w:tr>
      <w:tr w:rsidR="00AB091E" w14:paraId="6532FDCD" w14:textId="77777777" w:rsidTr="00A169C2">
        <w:trPr>
          <w:trHeight w:val="510"/>
        </w:trPr>
        <w:tc>
          <w:tcPr>
            <w:tcW w:w="1843" w:type="dxa"/>
            <w:vMerge/>
            <w:tcBorders>
              <w:top w:val="single" w:sz="4" w:space="0" w:color="auto"/>
              <w:left w:val="single" w:sz="4" w:space="0" w:color="auto"/>
              <w:bottom w:val="single" w:sz="4" w:space="0" w:color="auto"/>
              <w:right w:val="single" w:sz="4" w:space="0" w:color="auto"/>
            </w:tcBorders>
            <w:vAlign w:val="center"/>
            <w:hideMark/>
          </w:tcPr>
          <w:p w14:paraId="0A45D376" w14:textId="77777777" w:rsidR="00AB091E" w:rsidRDefault="00AB091E">
            <w:pPr>
              <w:rPr>
                <w:rFonts w:ascii="Times New Roman" w:hAnsi="Times New Roman" w:cs="Times New Roman"/>
                <w:noProof/>
                <w:lang w:val="en-US"/>
              </w:rPr>
            </w:pPr>
          </w:p>
        </w:tc>
        <w:tc>
          <w:tcPr>
            <w:tcW w:w="2977" w:type="dxa"/>
            <w:tcBorders>
              <w:top w:val="single" w:sz="4" w:space="0" w:color="auto"/>
              <w:left w:val="single" w:sz="4" w:space="0" w:color="auto"/>
              <w:bottom w:val="single" w:sz="4" w:space="0" w:color="auto"/>
              <w:right w:val="single" w:sz="4" w:space="0" w:color="auto"/>
            </w:tcBorders>
            <w:vAlign w:val="center"/>
            <w:hideMark/>
          </w:tcPr>
          <w:p w14:paraId="33CE1675" w14:textId="207E8006" w:rsidR="00AB091E" w:rsidRPr="00A169C2" w:rsidRDefault="00AB091E">
            <w:pPr>
              <w:pStyle w:val="Textcontent"/>
              <w:spacing w:after="0"/>
              <w:ind w:left="0" w:right="0"/>
              <w:jc w:val="left"/>
              <w:rPr>
                <w:noProof/>
                <w:sz w:val="20"/>
                <w:szCs w:val="20"/>
              </w:rPr>
            </w:pPr>
            <w:r w:rsidRPr="00A169C2">
              <w:rPr>
                <w:b/>
                <w:bCs/>
                <w:noProof/>
                <w:sz w:val="20"/>
                <w:szCs w:val="20"/>
              </w:rPr>
              <w:t>&gt;</w:t>
            </w:r>
            <w:r w:rsidRPr="00A169C2">
              <w:rPr>
                <w:i/>
                <w:iCs/>
                <w:noProof/>
                <w:sz w:val="20"/>
                <w:szCs w:val="20"/>
              </w:rPr>
              <w:t xml:space="preserve"> [maxim</w:t>
            </w:r>
            <w:r w:rsidR="00A75ED5">
              <w:rPr>
                <w:i/>
                <w:iCs/>
                <w:noProof/>
                <w:sz w:val="20"/>
                <w:szCs w:val="20"/>
              </w:rPr>
              <w:t>u</w:t>
            </w:r>
            <w:r w:rsidRPr="00A169C2">
              <w:rPr>
                <w:i/>
                <w:iCs/>
                <w:noProof/>
                <w:sz w:val="20"/>
                <w:szCs w:val="20"/>
              </w:rPr>
              <w:t>m_air_temperature</w:t>
            </w:r>
            <w:r w:rsidRPr="00A169C2">
              <w:rPr>
                <w:noProof/>
                <w:sz w:val="20"/>
                <w:szCs w:val="20"/>
              </w:rPr>
              <w:t xml:space="preserve">] </w:t>
            </w:r>
          </w:p>
        </w:tc>
        <w:tc>
          <w:tcPr>
            <w:tcW w:w="1134" w:type="dxa"/>
            <w:tcBorders>
              <w:top w:val="single" w:sz="4" w:space="0" w:color="auto"/>
              <w:left w:val="single" w:sz="4" w:space="0" w:color="auto"/>
              <w:bottom w:val="single" w:sz="4" w:space="0" w:color="auto"/>
              <w:right w:val="single" w:sz="4" w:space="0" w:color="auto"/>
            </w:tcBorders>
            <w:vAlign w:val="center"/>
            <w:hideMark/>
          </w:tcPr>
          <w:p w14:paraId="04405003" w14:textId="77777777" w:rsidR="00AB091E" w:rsidRDefault="00AB091E">
            <w:pPr>
              <w:pStyle w:val="Textcontent"/>
              <w:spacing w:after="0"/>
              <w:ind w:left="0" w:right="0"/>
              <w:jc w:val="center"/>
              <w:rPr>
                <w:noProof/>
              </w:rPr>
            </w:pPr>
            <w:r>
              <w:rPr>
                <w:noProof/>
              </w:rPr>
              <w:t>R2. Start cooling the air</w:t>
            </w:r>
          </w:p>
        </w:tc>
        <w:tc>
          <w:tcPr>
            <w:tcW w:w="3121" w:type="dxa"/>
            <w:tcBorders>
              <w:top w:val="single" w:sz="4" w:space="0" w:color="auto"/>
              <w:left w:val="single" w:sz="4" w:space="0" w:color="auto"/>
              <w:bottom w:val="single" w:sz="4" w:space="0" w:color="auto"/>
              <w:right w:val="single" w:sz="4" w:space="0" w:color="auto"/>
            </w:tcBorders>
            <w:vAlign w:val="center"/>
            <w:hideMark/>
          </w:tcPr>
          <w:p w14:paraId="324A3DD6" w14:textId="0FA463F1" w:rsidR="00AB091E" w:rsidRPr="00A169C2" w:rsidRDefault="00AB091E">
            <w:pPr>
              <w:pStyle w:val="Textcontent"/>
              <w:spacing w:after="0"/>
              <w:ind w:left="0" w:right="0"/>
              <w:jc w:val="left"/>
              <w:rPr>
                <w:noProof/>
                <w:sz w:val="20"/>
                <w:szCs w:val="20"/>
              </w:rPr>
            </w:pPr>
            <w:r w:rsidRPr="00A169C2">
              <w:rPr>
                <w:b/>
                <w:bCs/>
                <w:noProof/>
                <w:sz w:val="20"/>
                <w:szCs w:val="20"/>
              </w:rPr>
              <w:t>&lt;=</w:t>
            </w:r>
            <w:r w:rsidRPr="00A169C2">
              <w:rPr>
                <w:noProof/>
                <w:sz w:val="20"/>
                <w:szCs w:val="20"/>
              </w:rPr>
              <w:t xml:space="preserve"> </w:t>
            </w:r>
            <w:r w:rsidR="00A75ED5" w:rsidRPr="00A75ED5">
              <w:rPr>
                <w:i/>
                <w:iCs/>
                <w:noProof/>
                <w:sz w:val="20"/>
                <w:szCs w:val="20"/>
              </w:rPr>
              <w:t>(</w:t>
            </w:r>
            <w:r w:rsidR="00A75ED5" w:rsidRPr="00A169C2">
              <w:rPr>
                <w:i/>
                <w:iCs/>
                <w:noProof/>
                <w:sz w:val="20"/>
                <w:szCs w:val="20"/>
              </w:rPr>
              <w:t>[minimum_air_temperature]</w:t>
            </w:r>
            <w:r w:rsidR="00A75ED5">
              <w:rPr>
                <w:i/>
                <w:iCs/>
                <w:noProof/>
                <w:sz w:val="20"/>
                <w:szCs w:val="20"/>
              </w:rPr>
              <w:t xml:space="preserve"> + [maxiumum_air_temperature]) </w:t>
            </w:r>
            <w:r w:rsidR="00A75ED5" w:rsidRPr="00A75ED5">
              <w:rPr>
                <w:noProof/>
                <w:sz w:val="20"/>
                <w:szCs w:val="20"/>
              </w:rPr>
              <w:t>/ 2</w:t>
            </w:r>
          </w:p>
        </w:tc>
      </w:tr>
    </w:tbl>
    <w:p w14:paraId="703F911D" w14:textId="77777777" w:rsidR="00AB091E" w:rsidRDefault="00AB091E" w:rsidP="00AB091E"/>
    <w:p w14:paraId="51AEF81A" w14:textId="5064A7AC" w:rsidR="00AB091E" w:rsidRDefault="00AB091E" w:rsidP="00AB091E">
      <w:pPr>
        <w:pStyle w:val="Requirementlist"/>
        <w:numPr>
          <w:ilvl w:val="0"/>
          <w:numId w:val="37"/>
        </w:numPr>
        <w:spacing w:line="256" w:lineRule="auto"/>
        <w:ind w:left="426" w:hanging="142"/>
      </w:pPr>
      <w:r>
        <w:t xml:space="preserve">  The system will check the air temperature</w:t>
      </w:r>
      <w:r w:rsidR="00701D86">
        <w:t xml:space="preserve"> when it is in the balanced state</w:t>
      </w:r>
      <w:r>
        <w:t xml:space="preserve"> every </w:t>
      </w:r>
      <w:r>
        <w:rPr>
          <w:i/>
        </w:rPr>
        <w:t>[</w:t>
      </w:r>
      <w:proofErr w:type="spellStart"/>
      <w:r>
        <w:rPr>
          <w:i/>
        </w:rPr>
        <w:t>air_temperature</w:t>
      </w:r>
      <w:r w:rsidR="00701D86">
        <w:rPr>
          <w:i/>
        </w:rPr>
        <w:t>_balanced</w:t>
      </w:r>
      <w:r>
        <w:rPr>
          <w:i/>
        </w:rPr>
        <w:t>_check_interval</w:t>
      </w:r>
      <w:proofErr w:type="spellEnd"/>
      <w:r>
        <w:rPr>
          <w:i/>
        </w:rPr>
        <w:t>]</w:t>
      </w:r>
      <w:r w:rsidR="00701D86">
        <w:rPr>
          <w:i/>
        </w:rPr>
        <w:t xml:space="preserve"> </w:t>
      </w:r>
      <w:proofErr w:type="gramStart"/>
      <w:r w:rsidR="00701D86">
        <w:rPr>
          <w:i/>
        </w:rPr>
        <w:t>minutes</w:t>
      </w:r>
      <w:proofErr w:type="gramEnd"/>
      <w:r>
        <w:t>.</w:t>
      </w:r>
    </w:p>
    <w:p w14:paraId="40814687" w14:textId="54A6588D" w:rsidR="00701D86" w:rsidRDefault="00701D86" w:rsidP="00AB091E">
      <w:pPr>
        <w:pStyle w:val="Requirementlist"/>
        <w:numPr>
          <w:ilvl w:val="0"/>
          <w:numId w:val="37"/>
        </w:numPr>
        <w:spacing w:line="256" w:lineRule="auto"/>
        <w:ind w:left="426" w:hanging="142"/>
      </w:pPr>
      <w:r>
        <w:t xml:space="preserve"> The system will check the air temperature when it is in the balancing state every </w:t>
      </w:r>
      <w:r>
        <w:rPr>
          <w:i/>
        </w:rPr>
        <w:t>[</w:t>
      </w:r>
      <w:proofErr w:type="spellStart"/>
      <w:r>
        <w:rPr>
          <w:i/>
        </w:rPr>
        <w:t>air_temperature_balancing_check_interval</w:t>
      </w:r>
      <w:proofErr w:type="spellEnd"/>
      <w:r>
        <w:rPr>
          <w:i/>
        </w:rPr>
        <w:t>]</w:t>
      </w:r>
      <w:r>
        <w:t xml:space="preserve"> minutes.</w:t>
      </w:r>
    </w:p>
    <w:p w14:paraId="4070CCF2" w14:textId="77777777" w:rsidR="00AB091E" w:rsidRDefault="00AB091E" w:rsidP="00AB091E">
      <w:pPr>
        <w:pStyle w:val="Requirementlist"/>
        <w:numPr>
          <w:ilvl w:val="0"/>
          <w:numId w:val="0"/>
        </w:numPr>
        <w:ind w:left="426"/>
      </w:pPr>
    </w:p>
    <w:tbl>
      <w:tblPr>
        <w:tblStyle w:val="TableGrid"/>
        <w:tblW w:w="0" w:type="auto"/>
        <w:tblLayout w:type="fixed"/>
        <w:tblLook w:val="04A0" w:firstRow="1" w:lastRow="0" w:firstColumn="1" w:lastColumn="0" w:noHBand="0" w:noVBand="1"/>
      </w:tblPr>
      <w:tblGrid>
        <w:gridCol w:w="1838"/>
        <w:gridCol w:w="2977"/>
        <w:gridCol w:w="1276"/>
        <w:gridCol w:w="2925"/>
      </w:tblGrid>
      <w:tr w:rsidR="00AB091E" w14:paraId="396ACE80" w14:textId="77777777" w:rsidTr="00A169C2">
        <w:tc>
          <w:tcPr>
            <w:tcW w:w="1838" w:type="dxa"/>
            <w:tcBorders>
              <w:top w:val="single" w:sz="4" w:space="0" w:color="auto"/>
              <w:left w:val="single" w:sz="4" w:space="0" w:color="auto"/>
              <w:bottom w:val="single" w:sz="4" w:space="0" w:color="auto"/>
              <w:right w:val="single" w:sz="4" w:space="0" w:color="auto"/>
            </w:tcBorders>
            <w:vAlign w:val="center"/>
            <w:hideMark/>
          </w:tcPr>
          <w:p w14:paraId="42732F0A" w14:textId="77777777" w:rsidR="00AB091E" w:rsidRDefault="00AB091E">
            <w:pPr>
              <w:rPr>
                <w:rFonts w:ascii="Times New Roman" w:hAnsi="Times New Roman" w:cs="Times New Roman"/>
              </w:rPr>
            </w:pPr>
            <w:r>
              <w:rPr>
                <w:rFonts w:ascii="Times New Roman" w:hAnsi="Times New Roman" w:cs="Times New Roman"/>
                <w:b/>
                <w:bCs/>
                <w:noProof/>
              </w:rPr>
              <w:t>Environment property</w:t>
            </w:r>
          </w:p>
        </w:tc>
        <w:tc>
          <w:tcPr>
            <w:tcW w:w="2977" w:type="dxa"/>
            <w:tcBorders>
              <w:top w:val="single" w:sz="4" w:space="0" w:color="auto"/>
              <w:left w:val="single" w:sz="4" w:space="0" w:color="auto"/>
              <w:bottom w:val="single" w:sz="4" w:space="0" w:color="auto"/>
              <w:right w:val="single" w:sz="4" w:space="0" w:color="auto"/>
            </w:tcBorders>
            <w:vAlign w:val="center"/>
            <w:hideMark/>
          </w:tcPr>
          <w:p w14:paraId="57E06547" w14:textId="77777777" w:rsidR="00AB091E" w:rsidRDefault="00AB091E">
            <w:pPr>
              <w:rPr>
                <w:rFonts w:ascii="Times New Roman" w:hAnsi="Times New Roman" w:cs="Times New Roman"/>
              </w:rPr>
            </w:pPr>
            <w:r>
              <w:rPr>
                <w:rFonts w:ascii="Times New Roman" w:hAnsi="Times New Roman" w:cs="Times New Roman"/>
                <w:b/>
                <w:bCs/>
                <w:noProof/>
              </w:rPr>
              <w:t>When to do</w:t>
            </w:r>
          </w:p>
        </w:tc>
        <w:tc>
          <w:tcPr>
            <w:tcW w:w="1276" w:type="dxa"/>
            <w:tcBorders>
              <w:top w:val="single" w:sz="4" w:space="0" w:color="auto"/>
              <w:left w:val="single" w:sz="4" w:space="0" w:color="auto"/>
              <w:bottom w:val="single" w:sz="4" w:space="0" w:color="auto"/>
              <w:right w:val="single" w:sz="4" w:space="0" w:color="auto"/>
            </w:tcBorders>
            <w:vAlign w:val="center"/>
            <w:hideMark/>
          </w:tcPr>
          <w:p w14:paraId="569A3C0B" w14:textId="77777777" w:rsidR="00AB091E" w:rsidRDefault="00AB091E">
            <w:pPr>
              <w:rPr>
                <w:rFonts w:ascii="Times New Roman" w:hAnsi="Times New Roman" w:cs="Times New Roman"/>
              </w:rPr>
            </w:pPr>
            <w:r>
              <w:rPr>
                <w:rFonts w:ascii="Times New Roman" w:hAnsi="Times New Roman" w:cs="Times New Roman"/>
                <w:b/>
                <w:bCs/>
                <w:noProof/>
              </w:rPr>
              <w:t>What to do</w:t>
            </w:r>
          </w:p>
        </w:tc>
        <w:tc>
          <w:tcPr>
            <w:tcW w:w="2925" w:type="dxa"/>
            <w:tcBorders>
              <w:top w:val="single" w:sz="4" w:space="0" w:color="auto"/>
              <w:left w:val="single" w:sz="4" w:space="0" w:color="auto"/>
              <w:bottom w:val="single" w:sz="4" w:space="0" w:color="auto"/>
              <w:right w:val="single" w:sz="4" w:space="0" w:color="auto"/>
            </w:tcBorders>
            <w:vAlign w:val="center"/>
            <w:hideMark/>
          </w:tcPr>
          <w:p w14:paraId="75FE575F" w14:textId="731F4642" w:rsidR="00AB091E" w:rsidRDefault="00701D86">
            <w:pPr>
              <w:rPr>
                <w:rFonts w:ascii="Times New Roman" w:hAnsi="Times New Roman" w:cs="Times New Roman"/>
              </w:rPr>
            </w:pPr>
            <w:r>
              <w:rPr>
                <w:rFonts w:ascii="Times New Roman" w:hAnsi="Times New Roman" w:cs="Times New Roman"/>
                <w:b/>
                <w:bCs/>
                <w:noProof/>
              </w:rPr>
              <w:t>Until w</w:t>
            </w:r>
            <w:r w:rsidR="00C06AFE">
              <w:rPr>
                <w:rFonts w:ascii="Times New Roman" w:hAnsi="Times New Roman" w:cs="Times New Roman"/>
                <w:b/>
                <w:bCs/>
                <w:noProof/>
              </w:rPr>
              <w:t>hen</w:t>
            </w:r>
            <w:r w:rsidR="00AB091E">
              <w:rPr>
                <w:rFonts w:ascii="Times New Roman" w:hAnsi="Times New Roman" w:cs="Times New Roman"/>
                <w:b/>
                <w:bCs/>
                <w:noProof/>
              </w:rPr>
              <w:t xml:space="preserve"> to do</w:t>
            </w:r>
          </w:p>
        </w:tc>
      </w:tr>
      <w:tr w:rsidR="00AB091E" w14:paraId="223D42E1" w14:textId="77777777" w:rsidTr="00A169C2">
        <w:tc>
          <w:tcPr>
            <w:tcW w:w="1838" w:type="dxa"/>
            <w:tcBorders>
              <w:top w:val="single" w:sz="4" w:space="0" w:color="auto"/>
              <w:left w:val="single" w:sz="4" w:space="0" w:color="auto"/>
              <w:bottom w:val="nil"/>
              <w:right w:val="single" w:sz="4" w:space="0" w:color="auto"/>
            </w:tcBorders>
            <w:vAlign w:val="center"/>
          </w:tcPr>
          <w:p w14:paraId="5180C90F" w14:textId="77777777" w:rsidR="00AB091E" w:rsidRDefault="00AB091E">
            <w:pPr>
              <w:jc w:val="center"/>
              <w:rPr>
                <w:rFonts w:ascii="Times New Roman" w:hAnsi="Times New Roman" w:cs="Times New Roman"/>
                <w:noProof/>
              </w:rPr>
            </w:pPr>
          </w:p>
          <w:p w14:paraId="54AE2601" w14:textId="77777777" w:rsidR="00AB091E" w:rsidRDefault="00AB091E">
            <w:pPr>
              <w:jc w:val="center"/>
              <w:rPr>
                <w:rFonts w:ascii="Times New Roman" w:hAnsi="Times New Roman" w:cs="Times New Roman"/>
                <w:noProof/>
              </w:rPr>
            </w:pPr>
          </w:p>
          <w:p w14:paraId="37F4E13C" w14:textId="77777777" w:rsidR="00AB091E" w:rsidRDefault="00AB091E">
            <w:pPr>
              <w:jc w:val="center"/>
              <w:rPr>
                <w:rFonts w:ascii="Times New Roman" w:hAnsi="Times New Roman" w:cs="Times New Roman"/>
              </w:rPr>
            </w:pPr>
            <w:r>
              <w:rPr>
                <w:rFonts w:ascii="Times New Roman" w:hAnsi="Times New Roman" w:cs="Times New Roman"/>
                <w:noProof/>
              </w:rPr>
              <w:t>Water temperature</w:t>
            </w:r>
          </w:p>
        </w:tc>
        <w:tc>
          <w:tcPr>
            <w:tcW w:w="2977" w:type="dxa"/>
            <w:tcBorders>
              <w:top w:val="single" w:sz="4" w:space="0" w:color="auto"/>
              <w:left w:val="single" w:sz="4" w:space="0" w:color="auto"/>
              <w:bottom w:val="single" w:sz="4" w:space="0" w:color="auto"/>
              <w:right w:val="single" w:sz="4" w:space="0" w:color="auto"/>
            </w:tcBorders>
            <w:vAlign w:val="center"/>
            <w:hideMark/>
          </w:tcPr>
          <w:p w14:paraId="487191B7" w14:textId="67FAB9A1" w:rsidR="00AB091E" w:rsidRPr="00A169C2" w:rsidRDefault="00AB091E">
            <w:pPr>
              <w:rPr>
                <w:rFonts w:ascii="Times New Roman" w:hAnsi="Times New Roman" w:cs="Times New Roman"/>
                <w:sz w:val="20"/>
                <w:szCs w:val="20"/>
              </w:rPr>
            </w:pPr>
            <w:r w:rsidRPr="00A169C2">
              <w:rPr>
                <w:rFonts w:ascii="Times New Roman" w:hAnsi="Times New Roman" w:cs="Times New Roman"/>
                <w:b/>
                <w:bCs/>
                <w:noProof/>
                <w:sz w:val="20"/>
                <w:szCs w:val="20"/>
              </w:rPr>
              <w:t>&lt;</w:t>
            </w:r>
            <w:r w:rsidRPr="00A169C2">
              <w:rPr>
                <w:rFonts w:ascii="Times New Roman" w:hAnsi="Times New Roman" w:cs="Times New Roman"/>
                <w:noProof/>
                <w:sz w:val="20"/>
                <w:szCs w:val="20"/>
              </w:rPr>
              <w:t xml:space="preserve"> </w:t>
            </w:r>
            <w:r w:rsidRPr="00A169C2">
              <w:rPr>
                <w:rFonts w:ascii="Times New Roman" w:hAnsi="Times New Roman" w:cs="Times New Roman"/>
                <w:i/>
                <w:iCs/>
                <w:noProof/>
                <w:sz w:val="20"/>
                <w:szCs w:val="20"/>
              </w:rPr>
              <w:t>[minimum_water_temperature]</w:t>
            </w:r>
          </w:p>
        </w:tc>
        <w:tc>
          <w:tcPr>
            <w:tcW w:w="1276" w:type="dxa"/>
            <w:tcBorders>
              <w:top w:val="single" w:sz="4" w:space="0" w:color="auto"/>
              <w:left w:val="single" w:sz="4" w:space="0" w:color="auto"/>
              <w:bottom w:val="single" w:sz="4" w:space="0" w:color="auto"/>
              <w:right w:val="single" w:sz="4" w:space="0" w:color="auto"/>
            </w:tcBorders>
            <w:vAlign w:val="center"/>
            <w:hideMark/>
          </w:tcPr>
          <w:p w14:paraId="47EFE7EE" w14:textId="77777777" w:rsidR="00AB091E" w:rsidRDefault="00AB091E">
            <w:pPr>
              <w:jc w:val="center"/>
              <w:rPr>
                <w:rFonts w:ascii="Times New Roman" w:hAnsi="Times New Roman" w:cs="Times New Roman"/>
              </w:rPr>
            </w:pPr>
            <w:r>
              <w:rPr>
                <w:rFonts w:ascii="Times New Roman" w:hAnsi="Times New Roman" w:cs="Times New Roman"/>
                <w:noProof/>
              </w:rPr>
              <w:t>R3. Start heating the water</w:t>
            </w:r>
          </w:p>
        </w:tc>
        <w:tc>
          <w:tcPr>
            <w:tcW w:w="2925" w:type="dxa"/>
            <w:tcBorders>
              <w:top w:val="single" w:sz="4" w:space="0" w:color="auto"/>
              <w:left w:val="single" w:sz="4" w:space="0" w:color="auto"/>
              <w:bottom w:val="single" w:sz="4" w:space="0" w:color="auto"/>
              <w:right w:val="single" w:sz="4" w:space="0" w:color="auto"/>
            </w:tcBorders>
            <w:vAlign w:val="center"/>
            <w:hideMark/>
          </w:tcPr>
          <w:p w14:paraId="59A1761E" w14:textId="58857E58" w:rsidR="00AB091E" w:rsidRPr="00A169C2" w:rsidRDefault="00AB091E">
            <w:pPr>
              <w:rPr>
                <w:rFonts w:ascii="Times New Roman" w:hAnsi="Times New Roman" w:cs="Times New Roman"/>
                <w:sz w:val="20"/>
                <w:szCs w:val="20"/>
              </w:rPr>
            </w:pPr>
            <w:r w:rsidRPr="00A169C2">
              <w:rPr>
                <w:rFonts w:ascii="Times New Roman" w:hAnsi="Times New Roman" w:cs="Times New Roman"/>
                <w:b/>
                <w:bCs/>
                <w:noProof/>
                <w:sz w:val="20"/>
                <w:szCs w:val="20"/>
              </w:rPr>
              <w:t xml:space="preserve">&gt;= </w:t>
            </w:r>
            <w:r w:rsidR="00701D86" w:rsidRPr="00A75ED5">
              <w:rPr>
                <w:i/>
                <w:iCs/>
                <w:noProof/>
                <w:sz w:val="20"/>
                <w:szCs w:val="20"/>
              </w:rPr>
              <w:t>(</w:t>
            </w:r>
            <w:r w:rsidR="00701D86" w:rsidRPr="00A169C2">
              <w:rPr>
                <w:i/>
                <w:iCs/>
                <w:noProof/>
                <w:sz w:val="20"/>
                <w:szCs w:val="20"/>
              </w:rPr>
              <w:t>[minimum_</w:t>
            </w:r>
            <w:r w:rsidR="00701D86">
              <w:rPr>
                <w:i/>
                <w:iCs/>
                <w:noProof/>
                <w:sz w:val="20"/>
                <w:szCs w:val="20"/>
              </w:rPr>
              <w:t>water</w:t>
            </w:r>
            <w:r w:rsidR="00701D86" w:rsidRPr="00A169C2">
              <w:rPr>
                <w:i/>
                <w:iCs/>
                <w:noProof/>
                <w:sz w:val="20"/>
                <w:szCs w:val="20"/>
              </w:rPr>
              <w:t>_temperature]</w:t>
            </w:r>
            <w:r w:rsidR="00701D86">
              <w:rPr>
                <w:i/>
                <w:iCs/>
                <w:noProof/>
                <w:sz w:val="20"/>
                <w:szCs w:val="20"/>
              </w:rPr>
              <w:t xml:space="preserve"> + [maxiumum_water_temperature]) </w:t>
            </w:r>
            <w:r w:rsidR="00701D86" w:rsidRPr="00A75ED5">
              <w:rPr>
                <w:noProof/>
                <w:sz w:val="20"/>
                <w:szCs w:val="20"/>
              </w:rPr>
              <w:t>/ 2</w:t>
            </w:r>
          </w:p>
        </w:tc>
      </w:tr>
      <w:tr w:rsidR="00AB091E" w14:paraId="0666C4D3" w14:textId="77777777" w:rsidTr="00A169C2">
        <w:tc>
          <w:tcPr>
            <w:tcW w:w="1838" w:type="dxa"/>
            <w:tcBorders>
              <w:top w:val="nil"/>
              <w:left w:val="single" w:sz="4" w:space="0" w:color="auto"/>
              <w:bottom w:val="single" w:sz="4" w:space="0" w:color="auto"/>
              <w:right w:val="single" w:sz="4" w:space="0" w:color="auto"/>
            </w:tcBorders>
            <w:vAlign w:val="center"/>
          </w:tcPr>
          <w:p w14:paraId="233B6D62" w14:textId="77777777" w:rsidR="00AB091E" w:rsidRDefault="00AB091E">
            <w:pPr>
              <w:rPr>
                <w:rFonts w:ascii="Times New Roman" w:hAnsi="Times New Roman" w:cs="Times New Roman"/>
              </w:rPr>
            </w:pPr>
          </w:p>
        </w:tc>
        <w:tc>
          <w:tcPr>
            <w:tcW w:w="2977" w:type="dxa"/>
            <w:tcBorders>
              <w:top w:val="single" w:sz="4" w:space="0" w:color="auto"/>
              <w:left w:val="single" w:sz="4" w:space="0" w:color="auto"/>
              <w:bottom w:val="single" w:sz="4" w:space="0" w:color="auto"/>
              <w:right w:val="single" w:sz="4" w:space="0" w:color="auto"/>
            </w:tcBorders>
            <w:vAlign w:val="center"/>
            <w:hideMark/>
          </w:tcPr>
          <w:p w14:paraId="39E0128E" w14:textId="0062EAB2" w:rsidR="00AB091E" w:rsidRPr="00A169C2" w:rsidRDefault="00AB091E">
            <w:pPr>
              <w:rPr>
                <w:rFonts w:ascii="Times New Roman" w:hAnsi="Times New Roman" w:cs="Times New Roman"/>
                <w:sz w:val="20"/>
                <w:szCs w:val="20"/>
              </w:rPr>
            </w:pPr>
            <w:r w:rsidRPr="00A169C2">
              <w:rPr>
                <w:rFonts w:ascii="Times New Roman" w:hAnsi="Times New Roman" w:cs="Times New Roman"/>
                <w:b/>
                <w:bCs/>
                <w:noProof/>
                <w:sz w:val="20"/>
                <w:szCs w:val="20"/>
              </w:rPr>
              <w:t>&lt;</w:t>
            </w:r>
            <w:r w:rsidRPr="00A169C2">
              <w:rPr>
                <w:rFonts w:ascii="Times New Roman" w:hAnsi="Times New Roman" w:cs="Times New Roman"/>
                <w:noProof/>
                <w:sz w:val="20"/>
                <w:szCs w:val="20"/>
              </w:rPr>
              <w:t xml:space="preserve"> </w:t>
            </w:r>
            <w:r w:rsidRPr="00A169C2">
              <w:rPr>
                <w:rFonts w:ascii="Times New Roman" w:hAnsi="Times New Roman" w:cs="Times New Roman"/>
                <w:i/>
                <w:iCs/>
                <w:noProof/>
                <w:sz w:val="20"/>
                <w:szCs w:val="20"/>
              </w:rPr>
              <w:t>[maximum_water_temperature]</w:t>
            </w:r>
          </w:p>
        </w:tc>
        <w:tc>
          <w:tcPr>
            <w:tcW w:w="1276" w:type="dxa"/>
            <w:tcBorders>
              <w:top w:val="single" w:sz="4" w:space="0" w:color="auto"/>
              <w:left w:val="single" w:sz="4" w:space="0" w:color="auto"/>
              <w:bottom w:val="single" w:sz="4" w:space="0" w:color="auto"/>
              <w:right w:val="single" w:sz="4" w:space="0" w:color="auto"/>
            </w:tcBorders>
            <w:vAlign w:val="center"/>
            <w:hideMark/>
          </w:tcPr>
          <w:p w14:paraId="6434B623" w14:textId="77777777" w:rsidR="00AB091E" w:rsidRDefault="00AB091E">
            <w:pPr>
              <w:jc w:val="center"/>
              <w:rPr>
                <w:rFonts w:ascii="Times New Roman" w:hAnsi="Times New Roman" w:cs="Times New Roman"/>
              </w:rPr>
            </w:pPr>
            <w:r>
              <w:rPr>
                <w:rFonts w:ascii="Times New Roman" w:hAnsi="Times New Roman" w:cs="Times New Roman"/>
                <w:noProof/>
              </w:rPr>
              <w:t>R4. Start cooling the water</w:t>
            </w:r>
          </w:p>
        </w:tc>
        <w:tc>
          <w:tcPr>
            <w:tcW w:w="2925" w:type="dxa"/>
            <w:tcBorders>
              <w:top w:val="single" w:sz="4" w:space="0" w:color="auto"/>
              <w:left w:val="single" w:sz="4" w:space="0" w:color="auto"/>
              <w:bottom w:val="single" w:sz="4" w:space="0" w:color="auto"/>
              <w:right w:val="single" w:sz="4" w:space="0" w:color="auto"/>
            </w:tcBorders>
            <w:vAlign w:val="center"/>
            <w:hideMark/>
          </w:tcPr>
          <w:p w14:paraId="553C53C6" w14:textId="32E02993" w:rsidR="00AB091E" w:rsidRPr="00A169C2" w:rsidRDefault="00AB091E">
            <w:pPr>
              <w:rPr>
                <w:rFonts w:ascii="Times New Roman" w:hAnsi="Times New Roman" w:cs="Times New Roman"/>
                <w:sz w:val="20"/>
                <w:szCs w:val="20"/>
              </w:rPr>
            </w:pPr>
            <w:r w:rsidRPr="00A169C2">
              <w:rPr>
                <w:rFonts w:ascii="Times New Roman" w:hAnsi="Times New Roman" w:cs="Times New Roman"/>
                <w:b/>
                <w:bCs/>
                <w:noProof/>
                <w:sz w:val="20"/>
                <w:szCs w:val="20"/>
              </w:rPr>
              <w:t>&lt;=</w:t>
            </w:r>
            <w:r w:rsidRPr="00A169C2">
              <w:rPr>
                <w:rFonts w:ascii="Times New Roman" w:hAnsi="Times New Roman" w:cs="Times New Roman"/>
                <w:b/>
                <w:bCs/>
                <w:i/>
                <w:iCs/>
                <w:noProof/>
                <w:sz w:val="20"/>
                <w:szCs w:val="20"/>
              </w:rPr>
              <w:t xml:space="preserve"> </w:t>
            </w:r>
            <w:r w:rsidR="00701D86" w:rsidRPr="00A75ED5">
              <w:rPr>
                <w:i/>
                <w:iCs/>
                <w:noProof/>
                <w:sz w:val="20"/>
                <w:szCs w:val="20"/>
              </w:rPr>
              <w:t>(</w:t>
            </w:r>
            <w:r w:rsidR="00701D86" w:rsidRPr="00A169C2">
              <w:rPr>
                <w:i/>
                <w:iCs/>
                <w:noProof/>
                <w:sz w:val="20"/>
                <w:szCs w:val="20"/>
              </w:rPr>
              <w:t>[minimum_</w:t>
            </w:r>
            <w:r w:rsidR="00701D86">
              <w:rPr>
                <w:i/>
                <w:iCs/>
                <w:noProof/>
                <w:sz w:val="20"/>
                <w:szCs w:val="20"/>
              </w:rPr>
              <w:t>water</w:t>
            </w:r>
            <w:r w:rsidR="00701D86" w:rsidRPr="00A169C2">
              <w:rPr>
                <w:i/>
                <w:iCs/>
                <w:noProof/>
                <w:sz w:val="20"/>
                <w:szCs w:val="20"/>
              </w:rPr>
              <w:t>_temperature]</w:t>
            </w:r>
            <w:r w:rsidR="00701D86">
              <w:rPr>
                <w:i/>
                <w:iCs/>
                <w:noProof/>
                <w:sz w:val="20"/>
                <w:szCs w:val="20"/>
              </w:rPr>
              <w:t xml:space="preserve"> + [maxiumum_water_temperature]) </w:t>
            </w:r>
            <w:r w:rsidR="00701D86" w:rsidRPr="00A75ED5">
              <w:rPr>
                <w:noProof/>
                <w:sz w:val="20"/>
                <w:szCs w:val="20"/>
              </w:rPr>
              <w:t>/ 2</w:t>
            </w:r>
          </w:p>
        </w:tc>
      </w:tr>
    </w:tbl>
    <w:p w14:paraId="2F9989BA" w14:textId="77777777" w:rsidR="00AB091E" w:rsidRDefault="00AB091E" w:rsidP="00AB091E">
      <w:pPr>
        <w:pStyle w:val="Requirementlist"/>
        <w:numPr>
          <w:ilvl w:val="0"/>
          <w:numId w:val="0"/>
        </w:numPr>
        <w:ind w:left="426"/>
      </w:pPr>
    </w:p>
    <w:p w14:paraId="30456B74" w14:textId="3325F996" w:rsidR="00A169C2" w:rsidRDefault="00A169C2">
      <w:pPr>
        <w:rPr>
          <w:rFonts w:ascii="Times New Roman" w:hAnsi="Times New Roman" w:cs="Times New Roman"/>
          <w:bCs/>
          <w:iCs/>
          <w:lang w:val="en-US"/>
        </w:rPr>
      </w:pPr>
      <w:r>
        <w:br w:type="page"/>
      </w:r>
    </w:p>
    <w:p w14:paraId="7CA6132E" w14:textId="3A054791" w:rsidR="00AB091E" w:rsidRDefault="00AB091E" w:rsidP="00A169C2">
      <w:pPr>
        <w:pStyle w:val="Requirementlist"/>
        <w:numPr>
          <w:ilvl w:val="0"/>
          <w:numId w:val="37"/>
        </w:numPr>
        <w:spacing w:line="256" w:lineRule="auto"/>
        <w:ind w:left="851" w:hanging="567"/>
      </w:pPr>
      <w:r>
        <w:lastRenderedPageBreak/>
        <w:t>The system will check the water</w:t>
      </w:r>
      <w:r w:rsidR="00701D86">
        <w:t xml:space="preserve"> temperature when it is in the balanced state</w:t>
      </w:r>
      <w:r>
        <w:t xml:space="preserve"> every </w:t>
      </w:r>
      <w:r>
        <w:rPr>
          <w:i/>
          <w:iCs w:val="0"/>
        </w:rPr>
        <w:t>[</w:t>
      </w:r>
      <w:proofErr w:type="spellStart"/>
      <w:r>
        <w:rPr>
          <w:i/>
          <w:iCs w:val="0"/>
        </w:rPr>
        <w:t>water_temperature</w:t>
      </w:r>
      <w:r w:rsidR="00701D86">
        <w:rPr>
          <w:i/>
          <w:iCs w:val="0"/>
        </w:rPr>
        <w:t>_balanced</w:t>
      </w:r>
      <w:r>
        <w:rPr>
          <w:i/>
          <w:iCs w:val="0"/>
        </w:rPr>
        <w:t>_check_interval</w:t>
      </w:r>
      <w:proofErr w:type="spellEnd"/>
      <w:r>
        <w:rPr>
          <w:i/>
          <w:iCs w:val="0"/>
        </w:rPr>
        <w:t>]</w:t>
      </w:r>
      <w:r w:rsidR="00701D86">
        <w:rPr>
          <w:i/>
          <w:iCs w:val="0"/>
        </w:rPr>
        <w:t xml:space="preserve"> </w:t>
      </w:r>
      <w:r w:rsidR="00701D86">
        <w:t>minutes</w:t>
      </w:r>
      <w:r>
        <w:t>.</w:t>
      </w:r>
    </w:p>
    <w:p w14:paraId="089E8CBF" w14:textId="36687E65" w:rsidR="00701D86" w:rsidRDefault="00701D86" w:rsidP="00A169C2">
      <w:pPr>
        <w:pStyle w:val="Requirementlist"/>
        <w:numPr>
          <w:ilvl w:val="0"/>
          <w:numId w:val="37"/>
        </w:numPr>
        <w:spacing w:line="256" w:lineRule="auto"/>
        <w:ind w:left="851" w:hanging="567"/>
      </w:pPr>
      <w:r>
        <w:t xml:space="preserve">The system will check the water temperature when it is in the balancing state every </w:t>
      </w:r>
      <w:r>
        <w:rPr>
          <w:i/>
          <w:iCs w:val="0"/>
        </w:rPr>
        <w:t>[</w:t>
      </w:r>
      <w:proofErr w:type="spellStart"/>
      <w:r>
        <w:rPr>
          <w:i/>
          <w:iCs w:val="0"/>
        </w:rPr>
        <w:t>water_temperature_balancing_check_interval</w:t>
      </w:r>
      <w:proofErr w:type="spellEnd"/>
      <w:r>
        <w:rPr>
          <w:i/>
          <w:iCs w:val="0"/>
        </w:rPr>
        <w:t>]</w:t>
      </w:r>
      <w:r>
        <w:t xml:space="preserve"> minutes.</w:t>
      </w:r>
    </w:p>
    <w:p w14:paraId="0A3AC792" w14:textId="77777777" w:rsidR="00AB091E" w:rsidRDefault="00AB091E" w:rsidP="00AB091E">
      <w:pPr>
        <w:pStyle w:val="Requirementlist"/>
        <w:numPr>
          <w:ilvl w:val="0"/>
          <w:numId w:val="0"/>
        </w:numPr>
        <w:ind w:left="851"/>
      </w:pPr>
    </w:p>
    <w:tbl>
      <w:tblPr>
        <w:tblStyle w:val="TableGrid"/>
        <w:tblW w:w="0" w:type="auto"/>
        <w:tblLook w:val="04A0" w:firstRow="1" w:lastRow="0" w:firstColumn="1" w:lastColumn="0" w:noHBand="0" w:noVBand="1"/>
      </w:tblPr>
      <w:tblGrid>
        <w:gridCol w:w="1782"/>
        <w:gridCol w:w="2947"/>
        <w:gridCol w:w="1353"/>
        <w:gridCol w:w="2934"/>
      </w:tblGrid>
      <w:tr w:rsidR="00AB091E" w14:paraId="260C51D2" w14:textId="77777777" w:rsidTr="00A169C2">
        <w:tc>
          <w:tcPr>
            <w:tcW w:w="1825" w:type="dxa"/>
            <w:tcBorders>
              <w:top w:val="single" w:sz="4" w:space="0" w:color="auto"/>
              <w:left w:val="single" w:sz="4" w:space="0" w:color="auto"/>
              <w:bottom w:val="single" w:sz="4" w:space="0" w:color="auto"/>
              <w:right w:val="single" w:sz="4" w:space="0" w:color="auto"/>
            </w:tcBorders>
            <w:vAlign w:val="center"/>
            <w:hideMark/>
          </w:tcPr>
          <w:p w14:paraId="0C06E942" w14:textId="77777777" w:rsidR="00AB091E" w:rsidRDefault="00AB091E">
            <w:r>
              <w:rPr>
                <w:rFonts w:ascii="Times New Roman" w:hAnsi="Times New Roman" w:cs="Times New Roman"/>
                <w:b/>
                <w:bCs/>
                <w:noProof/>
              </w:rPr>
              <w:t>Environment property</w:t>
            </w:r>
          </w:p>
        </w:tc>
        <w:tc>
          <w:tcPr>
            <w:tcW w:w="3081" w:type="dxa"/>
            <w:tcBorders>
              <w:top w:val="single" w:sz="4" w:space="0" w:color="auto"/>
              <w:left w:val="single" w:sz="4" w:space="0" w:color="auto"/>
              <w:bottom w:val="single" w:sz="4" w:space="0" w:color="auto"/>
              <w:right w:val="single" w:sz="4" w:space="0" w:color="auto"/>
            </w:tcBorders>
            <w:vAlign w:val="center"/>
            <w:hideMark/>
          </w:tcPr>
          <w:p w14:paraId="002F4BD1" w14:textId="77777777" w:rsidR="00AB091E" w:rsidRDefault="00AB091E">
            <w:r>
              <w:rPr>
                <w:rFonts w:ascii="Times New Roman" w:hAnsi="Times New Roman" w:cs="Times New Roman"/>
                <w:b/>
                <w:bCs/>
                <w:noProof/>
              </w:rPr>
              <w:t>When to do</w:t>
            </w:r>
          </w:p>
        </w:tc>
        <w:tc>
          <w:tcPr>
            <w:tcW w:w="1043" w:type="dxa"/>
            <w:tcBorders>
              <w:top w:val="single" w:sz="4" w:space="0" w:color="auto"/>
              <w:left w:val="single" w:sz="4" w:space="0" w:color="auto"/>
              <w:bottom w:val="single" w:sz="4" w:space="0" w:color="auto"/>
              <w:right w:val="single" w:sz="4" w:space="0" w:color="auto"/>
            </w:tcBorders>
            <w:vAlign w:val="center"/>
            <w:hideMark/>
          </w:tcPr>
          <w:p w14:paraId="317C454D" w14:textId="77777777" w:rsidR="00AB091E" w:rsidRDefault="00AB091E">
            <w:r>
              <w:rPr>
                <w:rFonts w:ascii="Times New Roman" w:hAnsi="Times New Roman" w:cs="Times New Roman"/>
                <w:b/>
                <w:bCs/>
                <w:noProof/>
              </w:rPr>
              <w:t>What to do</w:t>
            </w:r>
          </w:p>
        </w:tc>
        <w:tc>
          <w:tcPr>
            <w:tcW w:w="3067" w:type="dxa"/>
            <w:tcBorders>
              <w:top w:val="single" w:sz="4" w:space="0" w:color="auto"/>
              <w:left w:val="single" w:sz="4" w:space="0" w:color="auto"/>
              <w:bottom w:val="single" w:sz="4" w:space="0" w:color="auto"/>
              <w:right w:val="single" w:sz="4" w:space="0" w:color="auto"/>
            </w:tcBorders>
            <w:vAlign w:val="center"/>
            <w:hideMark/>
          </w:tcPr>
          <w:p w14:paraId="077B738B" w14:textId="5C1197C4" w:rsidR="00AB091E" w:rsidRDefault="00F12208">
            <w:r>
              <w:rPr>
                <w:rFonts w:ascii="Times New Roman" w:hAnsi="Times New Roman" w:cs="Times New Roman"/>
                <w:b/>
                <w:bCs/>
                <w:noProof/>
              </w:rPr>
              <w:t>Until w</w:t>
            </w:r>
            <w:r w:rsidR="00C06AFE">
              <w:rPr>
                <w:rFonts w:ascii="Times New Roman" w:hAnsi="Times New Roman" w:cs="Times New Roman"/>
                <w:b/>
                <w:bCs/>
                <w:noProof/>
              </w:rPr>
              <w:t>hen</w:t>
            </w:r>
            <w:r w:rsidR="00AB091E">
              <w:rPr>
                <w:rFonts w:ascii="Times New Roman" w:hAnsi="Times New Roman" w:cs="Times New Roman"/>
                <w:b/>
                <w:bCs/>
                <w:noProof/>
              </w:rPr>
              <w:t xml:space="preserve"> to do</w:t>
            </w:r>
          </w:p>
        </w:tc>
      </w:tr>
      <w:tr w:rsidR="00AB091E" w14:paraId="0853A25C" w14:textId="77777777" w:rsidTr="00A169C2">
        <w:tc>
          <w:tcPr>
            <w:tcW w:w="1825" w:type="dxa"/>
            <w:tcBorders>
              <w:top w:val="single" w:sz="4" w:space="0" w:color="auto"/>
              <w:left w:val="single" w:sz="4" w:space="0" w:color="auto"/>
              <w:bottom w:val="nil"/>
              <w:right w:val="single" w:sz="4" w:space="0" w:color="auto"/>
            </w:tcBorders>
            <w:vAlign w:val="center"/>
          </w:tcPr>
          <w:p w14:paraId="41ABB337" w14:textId="77777777" w:rsidR="00AB091E" w:rsidRDefault="00AB091E">
            <w:pPr>
              <w:jc w:val="center"/>
              <w:rPr>
                <w:rFonts w:ascii="Times New Roman" w:hAnsi="Times New Roman" w:cs="Times New Roman"/>
                <w:noProof/>
              </w:rPr>
            </w:pPr>
          </w:p>
          <w:p w14:paraId="73071B38" w14:textId="77777777" w:rsidR="00AB091E" w:rsidRDefault="00AB091E">
            <w:pPr>
              <w:jc w:val="center"/>
              <w:rPr>
                <w:rFonts w:ascii="Times New Roman" w:hAnsi="Times New Roman" w:cs="Times New Roman"/>
                <w:noProof/>
              </w:rPr>
            </w:pPr>
          </w:p>
          <w:p w14:paraId="72AC362A" w14:textId="77777777" w:rsidR="00AB091E" w:rsidRDefault="00AB091E">
            <w:pPr>
              <w:jc w:val="center"/>
              <w:rPr>
                <w:rFonts w:ascii="Times New Roman" w:hAnsi="Times New Roman" w:cs="Times New Roman"/>
                <w:noProof/>
              </w:rPr>
            </w:pPr>
          </w:p>
          <w:p w14:paraId="53A6EF27" w14:textId="77777777" w:rsidR="00AB091E" w:rsidRDefault="00AB091E">
            <w:pPr>
              <w:jc w:val="center"/>
              <w:rPr>
                <w:rFonts w:ascii="Times New Roman" w:hAnsi="Times New Roman" w:cs="Times New Roman"/>
              </w:rPr>
            </w:pPr>
            <w:r>
              <w:rPr>
                <w:rFonts w:ascii="Times New Roman" w:hAnsi="Times New Roman" w:cs="Times New Roman"/>
                <w:noProof/>
              </w:rPr>
              <w:t>Humidity</w:t>
            </w:r>
          </w:p>
        </w:tc>
        <w:tc>
          <w:tcPr>
            <w:tcW w:w="3081" w:type="dxa"/>
            <w:tcBorders>
              <w:top w:val="single" w:sz="4" w:space="0" w:color="auto"/>
              <w:left w:val="single" w:sz="4" w:space="0" w:color="auto"/>
              <w:bottom w:val="single" w:sz="4" w:space="0" w:color="auto"/>
              <w:right w:val="single" w:sz="4" w:space="0" w:color="auto"/>
            </w:tcBorders>
            <w:vAlign w:val="center"/>
            <w:hideMark/>
          </w:tcPr>
          <w:p w14:paraId="46319BC9" w14:textId="776EF37C" w:rsidR="00AB091E" w:rsidRPr="00A169C2" w:rsidRDefault="00AB091E">
            <w:pPr>
              <w:rPr>
                <w:rFonts w:ascii="Times New Roman" w:hAnsi="Times New Roman" w:cs="Times New Roman"/>
                <w:sz w:val="20"/>
                <w:szCs w:val="20"/>
              </w:rPr>
            </w:pPr>
            <w:r w:rsidRPr="00A169C2">
              <w:rPr>
                <w:rFonts w:ascii="Times New Roman" w:hAnsi="Times New Roman" w:cs="Times New Roman"/>
                <w:b/>
                <w:bCs/>
                <w:noProof/>
                <w:sz w:val="20"/>
                <w:szCs w:val="20"/>
              </w:rPr>
              <w:t xml:space="preserve">&lt; </w:t>
            </w:r>
            <w:r w:rsidRPr="00A169C2">
              <w:rPr>
                <w:rFonts w:ascii="Times New Roman" w:hAnsi="Times New Roman" w:cs="Times New Roman"/>
                <w:i/>
                <w:iCs/>
                <w:noProof/>
                <w:sz w:val="20"/>
                <w:szCs w:val="20"/>
              </w:rPr>
              <w:t>[minimum_humidity]</w:t>
            </w:r>
          </w:p>
        </w:tc>
        <w:tc>
          <w:tcPr>
            <w:tcW w:w="1043" w:type="dxa"/>
            <w:tcBorders>
              <w:top w:val="single" w:sz="4" w:space="0" w:color="auto"/>
              <w:left w:val="single" w:sz="4" w:space="0" w:color="auto"/>
              <w:bottom w:val="single" w:sz="4" w:space="0" w:color="auto"/>
              <w:right w:val="single" w:sz="4" w:space="0" w:color="auto"/>
            </w:tcBorders>
            <w:vAlign w:val="center"/>
            <w:hideMark/>
          </w:tcPr>
          <w:p w14:paraId="78324815" w14:textId="77777777" w:rsidR="00AB091E" w:rsidRDefault="00AB091E">
            <w:pPr>
              <w:jc w:val="center"/>
              <w:rPr>
                <w:rFonts w:ascii="Times New Roman" w:hAnsi="Times New Roman" w:cs="Times New Roman"/>
              </w:rPr>
            </w:pPr>
            <w:r>
              <w:rPr>
                <w:rFonts w:ascii="Times New Roman" w:hAnsi="Times New Roman" w:cs="Times New Roman"/>
                <w:noProof/>
              </w:rPr>
              <w:t>R5. Start humidifier</w:t>
            </w:r>
          </w:p>
        </w:tc>
        <w:tc>
          <w:tcPr>
            <w:tcW w:w="3067" w:type="dxa"/>
            <w:tcBorders>
              <w:top w:val="single" w:sz="4" w:space="0" w:color="auto"/>
              <w:left w:val="single" w:sz="4" w:space="0" w:color="auto"/>
              <w:bottom w:val="single" w:sz="4" w:space="0" w:color="auto"/>
              <w:right w:val="single" w:sz="4" w:space="0" w:color="auto"/>
            </w:tcBorders>
            <w:vAlign w:val="center"/>
            <w:hideMark/>
          </w:tcPr>
          <w:p w14:paraId="3C043435" w14:textId="643BEC40" w:rsidR="00AB091E" w:rsidRPr="00A169C2" w:rsidRDefault="00AB091E">
            <w:pPr>
              <w:rPr>
                <w:rFonts w:ascii="Times New Roman" w:hAnsi="Times New Roman" w:cs="Times New Roman"/>
                <w:sz w:val="20"/>
                <w:szCs w:val="20"/>
              </w:rPr>
            </w:pPr>
            <w:r w:rsidRPr="00A169C2">
              <w:rPr>
                <w:rFonts w:ascii="Times New Roman" w:hAnsi="Times New Roman" w:cs="Times New Roman"/>
                <w:b/>
                <w:bCs/>
                <w:noProof/>
                <w:sz w:val="20"/>
                <w:szCs w:val="20"/>
              </w:rPr>
              <w:t xml:space="preserve">&gt;= </w:t>
            </w:r>
            <w:r w:rsidRPr="00A169C2">
              <w:rPr>
                <w:rFonts w:ascii="Times New Roman" w:hAnsi="Times New Roman" w:cs="Times New Roman"/>
                <w:i/>
                <w:iCs/>
                <w:noProof/>
                <w:sz w:val="20"/>
                <w:szCs w:val="20"/>
              </w:rPr>
              <w:t>[minimum_humidity]</w:t>
            </w:r>
            <w:r w:rsidR="00701D86">
              <w:rPr>
                <w:rFonts w:ascii="Times New Roman" w:hAnsi="Times New Roman" w:cs="Times New Roman"/>
                <w:i/>
                <w:iCs/>
                <w:noProof/>
                <w:sz w:val="20"/>
                <w:szCs w:val="20"/>
              </w:rPr>
              <w:t xml:space="preserve"> + [maximum_humidity] / 2</w:t>
            </w:r>
          </w:p>
        </w:tc>
      </w:tr>
      <w:tr w:rsidR="00AB091E" w14:paraId="0DD24022" w14:textId="77777777" w:rsidTr="00A169C2">
        <w:tc>
          <w:tcPr>
            <w:tcW w:w="1825" w:type="dxa"/>
            <w:tcBorders>
              <w:top w:val="nil"/>
              <w:left w:val="single" w:sz="4" w:space="0" w:color="auto"/>
              <w:bottom w:val="single" w:sz="4" w:space="0" w:color="auto"/>
              <w:right w:val="single" w:sz="4" w:space="0" w:color="auto"/>
            </w:tcBorders>
            <w:vAlign w:val="center"/>
          </w:tcPr>
          <w:p w14:paraId="0B885361" w14:textId="77777777" w:rsidR="00AB091E" w:rsidRDefault="00AB091E">
            <w:pPr>
              <w:rPr>
                <w:rFonts w:ascii="Times New Roman" w:hAnsi="Times New Roman" w:cs="Times New Roman"/>
              </w:rPr>
            </w:pPr>
          </w:p>
        </w:tc>
        <w:tc>
          <w:tcPr>
            <w:tcW w:w="3081" w:type="dxa"/>
            <w:tcBorders>
              <w:top w:val="single" w:sz="4" w:space="0" w:color="auto"/>
              <w:left w:val="single" w:sz="4" w:space="0" w:color="auto"/>
              <w:bottom w:val="single" w:sz="4" w:space="0" w:color="auto"/>
              <w:right w:val="single" w:sz="4" w:space="0" w:color="auto"/>
            </w:tcBorders>
            <w:vAlign w:val="center"/>
            <w:hideMark/>
          </w:tcPr>
          <w:p w14:paraId="07F36D4F" w14:textId="767FD820" w:rsidR="00AB091E" w:rsidRPr="00A169C2" w:rsidRDefault="00AB091E">
            <w:pPr>
              <w:rPr>
                <w:rFonts w:ascii="Times New Roman" w:hAnsi="Times New Roman" w:cs="Times New Roman"/>
                <w:sz w:val="20"/>
                <w:szCs w:val="20"/>
              </w:rPr>
            </w:pPr>
            <w:r w:rsidRPr="00A169C2">
              <w:rPr>
                <w:rFonts w:ascii="Times New Roman" w:hAnsi="Times New Roman" w:cs="Times New Roman"/>
                <w:b/>
                <w:bCs/>
                <w:i/>
                <w:iCs/>
                <w:noProof/>
                <w:sz w:val="20"/>
                <w:szCs w:val="20"/>
              </w:rPr>
              <w:t>&gt;</w:t>
            </w:r>
            <w:r w:rsidRPr="00A169C2">
              <w:rPr>
                <w:rFonts w:ascii="Times New Roman" w:hAnsi="Times New Roman" w:cs="Times New Roman"/>
                <w:i/>
                <w:iCs/>
                <w:noProof/>
                <w:sz w:val="20"/>
                <w:szCs w:val="20"/>
              </w:rPr>
              <w:t xml:space="preserve"> [maximum_humidity]</w:t>
            </w:r>
          </w:p>
        </w:tc>
        <w:tc>
          <w:tcPr>
            <w:tcW w:w="1043" w:type="dxa"/>
            <w:tcBorders>
              <w:top w:val="single" w:sz="4" w:space="0" w:color="auto"/>
              <w:left w:val="single" w:sz="4" w:space="0" w:color="auto"/>
              <w:bottom w:val="single" w:sz="4" w:space="0" w:color="auto"/>
              <w:right w:val="single" w:sz="4" w:space="0" w:color="auto"/>
            </w:tcBorders>
            <w:vAlign w:val="center"/>
            <w:hideMark/>
          </w:tcPr>
          <w:p w14:paraId="20B5249A" w14:textId="77777777" w:rsidR="00AB091E" w:rsidRDefault="00AB091E">
            <w:pPr>
              <w:jc w:val="center"/>
              <w:rPr>
                <w:rFonts w:ascii="Times New Roman" w:hAnsi="Times New Roman" w:cs="Times New Roman"/>
              </w:rPr>
            </w:pPr>
            <w:r>
              <w:rPr>
                <w:rFonts w:ascii="Times New Roman" w:hAnsi="Times New Roman" w:cs="Times New Roman"/>
                <w:noProof/>
              </w:rPr>
              <w:t>R6. Start dehumidifier</w:t>
            </w:r>
          </w:p>
        </w:tc>
        <w:tc>
          <w:tcPr>
            <w:tcW w:w="3067" w:type="dxa"/>
            <w:tcBorders>
              <w:top w:val="single" w:sz="4" w:space="0" w:color="auto"/>
              <w:left w:val="single" w:sz="4" w:space="0" w:color="auto"/>
              <w:bottom w:val="single" w:sz="4" w:space="0" w:color="auto"/>
              <w:right w:val="single" w:sz="4" w:space="0" w:color="auto"/>
            </w:tcBorders>
            <w:vAlign w:val="center"/>
            <w:hideMark/>
          </w:tcPr>
          <w:p w14:paraId="6049E490" w14:textId="234CB18E" w:rsidR="00AB091E" w:rsidRPr="00A169C2" w:rsidRDefault="00AB091E">
            <w:pPr>
              <w:rPr>
                <w:rFonts w:ascii="Times New Roman" w:hAnsi="Times New Roman" w:cs="Times New Roman"/>
                <w:sz w:val="20"/>
                <w:szCs w:val="20"/>
              </w:rPr>
            </w:pPr>
            <w:r w:rsidRPr="00A169C2">
              <w:rPr>
                <w:rFonts w:ascii="Times New Roman" w:hAnsi="Times New Roman" w:cs="Times New Roman"/>
                <w:b/>
                <w:bCs/>
                <w:noProof/>
                <w:sz w:val="20"/>
                <w:szCs w:val="20"/>
              </w:rPr>
              <w:t xml:space="preserve">&lt;= </w:t>
            </w:r>
            <w:r w:rsidR="00701D86" w:rsidRPr="00A169C2">
              <w:rPr>
                <w:rFonts w:ascii="Times New Roman" w:hAnsi="Times New Roman" w:cs="Times New Roman"/>
                <w:i/>
                <w:iCs/>
                <w:noProof/>
                <w:sz w:val="20"/>
                <w:szCs w:val="20"/>
              </w:rPr>
              <w:t>[minimum_humidity]</w:t>
            </w:r>
            <w:r w:rsidR="00701D86">
              <w:rPr>
                <w:rFonts w:ascii="Times New Roman" w:hAnsi="Times New Roman" w:cs="Times New Roman"/>
                <w:i/>
                <w:iCs/>
                <w:noProof/>
                <w:sz w:val="20"/>
                <w:szCs w:val="20"/>
              </w:rPr>
              <w:t xml:space="preserve"> + [maximum_humidity] / 2</w:t>
            </w:r>
          </w:p>
        </w:tc>
      </w:tr>
    </w:tbl>
    <w:p w14:paraId="55F30755" w14:textId="77777777" w:rsidR="00AB091E" w:rsidRDefault="00AB091E" w:rsidP="00AB091E">
      <w:pPr>
        <w:pStyle w:val="Requirementlist"/>
        <w:numPr>
          <w:ilvl w:val="0"/>
          <w:numId w:val="0"/>
        </w:numPr>
        <w:ind w:left="851"/>
      </w:pPr>
    </w:p>
    <w:p w14:paraId="676D1D72" w14:textId="77777777" w:rsidR="00AB091E" w:rsidRDefault="00AB091E" w:rsidP="00AB091E">
      <w:pPr>
        <w:pStyle w:val="Requirementlist"/>
        <w:numPr>
          <w:ilvl w:val="0"/>
          <w:numId w:val="0"/>
        </w:numPr>
        <w:ind w:left="851"/>
      </w:pPr>
    </w:p>
    <w:p w14:paraId="600F88E3" w14:textId="6992F538" w:rsidR="00AB091E" w:rsidRPr="00F12208" w:rsidRDefault="00AB091E" w:rsidP="00AB091E">
      <w:pPr>
        <w:pStyle w:val="Requirementlist"/>
        <w:numPr>
          <w:ilvl w:val="0"/>
          <w:numId w:val="37"/>
        </w:numPr>
        <w:spacing w:line="256" w:lineRule="auto"/>
        <w:ind w:left="851" w:hanging="567"/>
      </w:pPr>
      <w:r>
        <w:t>The system will check the humidity level</w:t>
      </w:r>
      <w:r w:rsidR="00F12208">
        <w:t xml:space="preserve"> when it is in the balanced state</w:t>
      </w:r>
      <w:r>
        <w:t xml:space="preserve"> every </w:t>
      </w:r>
      <w:r>
        <w:rPr>
          <w:i/>
          <w:iCs w:val="0"/>
        </w:rPr>
        <w:t>[</w:t>
      </w:r>
      <w:proofErr w:type="spellStart"/>
      <w:r>
        <w:rPr>
          <w:i/>
          <w:iCs w:val="0"/>
        </w:rPr>
        <w:t>humidity</w:t>
      </w:r>
      <w:r w:rsidR="00F12208">
        <w:rPr>
          <w:i/>
          <w:iCs w:val="0"/>
        </w:rPr>
        <w:t>_balanced</w:t>
      </w:r>
      <w:r>
        <w:rPr>
          <w:i/>
          <w:iCs w:val="0"/>
        </w:rPr>
        <w:t>_check_interval</w:t>
      </w:r>
      <w:proofErr w:type="spellEnd"/>
      <w:r>
        <w:rPr>
          <w:i/>
          <w:iCs w:val="0"/>
        </w:rPr>
        <w:t>]</w:t>
      </w:r>
      <w:r w:rsidR="00F12208">
        <w:rPr>
          <w:i/>
          <w:iCs w:val="0"/>
        </w:rPr>
        <w:t xml:space="preserve"> </w:t>
      </w:r>
      <w:r w:rsidR="00F12208" w:rsidRPr="00F12208">
        <w:t>minutes</w:t>
      </w:r>
      <w:r>
        <w:rPr>
          <w:i/>
          <w:iCs w:val="0"/>
        </w:rPr>
        <w:t>.</w:t>
      </w:r>
    </w:p>
    <w:p w14:paraId="4AA54B30" w14:textId="6E78AD56" w:rsidR="00F12208" w:rsidRDefault="00F12208" w:rsidP="00F12208">
      <w:pPr>
        <w:pStyle w:val="Requirementlist"/>
        <w:numPr>
          <w:ilvl w:val="0"/>
          <w:numId w:val="37"/>
        </w:numPr>
        <w:spacing w:line="256" w:lineRule="auto"/>
        <w:ind w:left="851" w:hanging="567"/>
      </w:pPr>
      <w:r>
        <w:t xml:space="preserve">The system will check the humidity level when it is in the balancing state every </w:t>
      </w:r>
      <w:r>
        <w:rPr>
          <w:i/>
          <w:iCs w:val="0"/>
        </w:rPr>
        <w:t>[</w:t>
      </w:r>
      <w:proofErr w:type="spellStart"/>
      <w:r>
        <w:rPr>
          <w:i/>
          <w:iCs w:val="0"/>
        </w:rPr>
        <w:t>humidity_balancing_check_interval</w:t>
      </w:r>
      <w:proofErr w:type="spellEnd"/>
      <w:r>
        <w:rPr>
          <w:i/>
          <w:iCs w:val="0"/>
        </w:rPr>
        <w:t xml:space="preserve">] </w:t>
      </w:r>
      <w:r w:rsidRPr="00F12208">
        <w:t>minutes</w:t>
      </w:r>
      <w:r>
        <w:rPr>
          <w:i/>
          <w:iCs w:val="0"/>
        </w:rPr>
        <w:t>.</w:t>
      </w:r>
    </w:p>
    <w:p w14:paraId="4F034A93" w14:textId="77777777" w:rsidR="00AB091E" w:rsidRDefault="00AB091E" w:rsidP="00AB091E">
      <w:pPr>
        <w:pStyle w:val="Requirementlist"/>
        <w:numPr>
          <w:ilvl w:val="0"/>
          <w:numId w:val="0"/>
        </w:numPr>
        <w:ind w:left="851"/>
        <w:rPr>
          <w:i/>
          <w:iCs w:val="0"/>
        </w:rPr>
      </w:pPr>
    </w:p>
    <w:tbl>
      <w:tblPr>
        <w:tblStyle w:val="TableGrid"/>
        <w:tblW w:w="0" w:type="auto"/>
        <w:tblLook w:val="04A0" w:firstRow="1" w:lastRow="0" w:firstColumn="1" w:lastColumn="0" w:noHBand="0" w:noVBand="1"/>
      </w:tblPr>
      <w:tblGrid>
        <w:gridCol w:w="1838"/>
        <w:gridCol w:w="2977"/>
        <w:gridCol w:w="1276"/>
        <w:gridCol w:w="2925"/>
      </w:tblGrid>
      <w:tr w:rsidR="00AB091E" w14:paraId="20CE38E3" w14:textId="77777777" w:rsidTr="00A169C2">
        <w:tc>
          <w:tcPr>
            <w:tcW w:w="1838" w:type="dxa"/>
            <w:tcBorders>
              <w:top w:val="single" w:sz="4" w:space="0" w:color="auto"/>
              <w:left w:val="single" w:sz="4" w:space="0" w:color="auto"/>
              <w:bottom w:val="single" w:sz="4" w:space="0" w:color="auto"/>
              <w:right w:val="single" w:sz="4" w:space="0" w:color="auto"/>
            </w:tcBorders>
            <w:vAlign w:val="center"/>
            <w:hideMark/>
          </w:tcPr>
          <w:p w14:paraId="4C50C8A3" w14:textId="77777777" w:rsidR="00AB091E" w:rsidRDefault="00AB091E">
            <w:r>
              <w:rPr>
                <w:rFonts w:ascii="Times New Roman" w:hAnsi="Times New Roman" w:cs="Times New Roman"/>
                <w:b/>
                <w:bCs/>
                <w:noProof/>
              </w:rPr>
              <w:t>Environment property</w:t>
            </w:r>
          </w:p>
        </w:tc>
        <w:tc>
          <w:tcPr>
            <w:tcW w:w="2977" w:type="dxa"/>
            <w:tcBorders>
              <w:top w:val="single" w:sz="4" w:space="0" w:color="auto"/>
              <w:left w:val="single" w:sz="4" w:space="0" w:color="auto"/>
              <w:bottom w:val="single" w:sz="4" w:space="0" w:color="auto"/>
              <w:right w:val="single" w:sz="4" w:space="0" w:color="auto"/>
            </w:tcBorders>
            <w:vAlign w:val="center"/>
            <w:hideMark/>
          </w:tcPr>
          <w:p w14:paraId="522DE9E2" w14:textId="77777777" w:rsidR="00AB091E" w:rsidRDefault="00AB091E">
            <w:r>
              <w:rPr>
                <w:rFonts w:ascii="Times New Roman" w:hAnsi="Times New Roman" w:cs="Times New Roman"/>
                <w:b/>
                <w:bCs/>
                <w:noProof/>
              </w:rPr>
              <w:t>When to do</w:t>
            </w:r>
          </w:p>
        </w:tc>
        <w:tc>
          <w:tcPr>
            <w:tcW w:w="1276" w:type="dxa"/>
            <w:tcBorders>
              <w:top w:val="single" w:sz="4" w:space="0" w:color="auto"/>
              <w:left w:val="single" w:sz="4" w:space="0" w:color="auto"/>
              <w:bottom w:val="single" w:sz="4" w:space="0" w:color="auto"/>
              <w:right w:val="single" w:sz="4" w:space="0" w:color="auto"/>
            </w:tcBorders>
            <w:vAlign w:val="center"/>
            <w:hideMark/>
          </w:tcPr>
          <w:p w14:paraId="467266AE" w14:textId="77777777" w:rsidR="00AB091E" w:rsidRDefault="00AB091E">
            <w:r>
              <w:rPr>
                <w:rFonts w:ascii="Times New Roman" w:hAnsi="Times New Roman" w:cs="Times New Roman"/>
                <w:b/>
                <w:bCs/>
                <w:noProof/>
              </w:rPr>
              <w:t>What to do</w:t>
            </w:r>
          </w:p>
        </w:tc>
        <w:tc>
          <w:tcPr>
            <w:tcW w:w="2925" w:type="dxa"/>
            <w:tcBorders>
              <w:top w:val="single" w:sz="4" w:space="0" w:color="auto"/>
              <w:left w:val="single" w:sz="4" w:space="0" w:color="auto"/>
              <w:bottom w:val="single" w:sz="4" w:space="0" w:color="auto"/>
              <w:right w:val="single" w:sz="4" w:space="0" w:color="auto"/>
            </w:tcBorders>
            <w:vAlign w:val="center"/>
            <w:hideMark/>
          </w:tcPr>
          <w:p w14:paraId="2DDA0A69" w14:textId="0DB2EB03" w:rsidR="00AB091E" w:rsidRDefault="00F12208">
            <w:r>
              <w:rPr>
                <w:rFonts w:ascii="Times New Roman" w:hAnsi="Times New Roman" w:cs="Times New Roman"/>
                <w:b/>
                <w:bCs/>
                <w:noProof/>
              </w:rPr>
              <w:t xml:space="preserve">Until when </w:t>
            </w:r>
            <w:r w:rsidR="00AB091E">
              <w:rPr>
                <w:rFonts w:ascii="Times New Roman" w:hAnsi="Times New Roman" w:cs="Times New Roman"/>
                <w:b/>
                <w:bCs/>
                <w:noProof/>
              </w:rPr>
              <w:t>to do</w:t>
            </w:r>
          </w:p>
        </w:tc>
      </w:tr>
      <w:tr w:rsidR="00AB091E" w14:paraId="0CDDA429" w14:textId="77777777" w:rsidTr="00A169C2">
        <w:tc>
          <w:tcPr>
            <w:tcW w:w="1838" w:type="dxa"/>
            <w:tcBorders>
              <w:top w:val="single" w:sz="4" w:space="0" w:color="auto"/>
              <w:left w:val="single" w:sz="4" w:space="0" w:color="auto"/>
              <w:bottom w:val="nil"/>
              <w:right w:val="single" w:sz="4" w:space="0" w:color="auto"/>
            </w:tcBorders>
            <w:vAlign w:val="center"/>
          </w:tcPr>
          <w:p w14:paraId="22690EAB" w14:textId="77777777" w:rsidR="00AB091E" w:rsidRDefault="00AB091E">
            <w:pPr>
              <w:jc w:val="center"/>
              <w:rPr>
                <w:rFonts w:ascii="Times New Roman" w:hAnsi="Times New Roman" w:cs="Times New Roman"/>
                <w:noProof/>
              </w:rPr>
            </w:pPr>
          </w:p>
          <w:p w14:paraId="3364846C" w14:textId="77777777" w:rsidR="00AB091E" w:rsidRDefault="00AB091E">
            <w:pPr>
              <w:jc w:val="center"/>
              <w:rPr>
                <w:rFonts w:ascii="Times New Roman" w:hAnsi="Times New Roman" w:cs="Times New Roman"/>
                <w:noProof/>
              </w:rPr>
            </w:pPr>
          </w:p>
          <w:p w14:paraId="3238F5F5" w14:textId="77777777" w:rsidR="00AB091E" w:rsidRDefault="00AB091E">
            <w:pPr>
              <w:jc w:val="center"/>
              <w:rPr>
                <w:rFonts w:ascii="Times New Roman" w:hAnsi="Times New Roman" w:cs="Times New Roman"/>
              </w:rPr>
            </w:pPr>
            <w:r>
              <w:rPr>
                <w:rFonts w:ascii="Times New Roman" w:hAnsi="Times New Roman" w:cs="Times New Roman"/>
                <w:noProof/>
              </w:rPr>
              <w:t>pH level</w:t>
            </w:r>
          </w:p>
        </w:tc>
        <w:tc>
          <w:tcPr>
            <w:tcW w:w="2977" w:type="dxa"/>
            <w:tcBorders>
              <w:top w:val="single" w:sz="4" w:space="0" w:color="auto"/>
              <w:left w:val="single" w:sz="4" w:space="0" w:color="auto"/>
              <w:bottom w:val="single" w:sz="4" w:space="0" w:color="auto"/>
              <w:right w:val="single" w:sz="4" w:space="0" w:color="auto"/>
            </w:tcBorders>
            <w:vAlign w:val="center"/>
            <w:hideMark/>
          </w:tcPr>
          <w:p w14:paraId="4E407FDC" w14:textId="32685678" w:rsidR="00AB091E" w:rsidRPr="00A169C2" w:rsidRDefault="00AB091E">
            <w:pPr>
              <w:rPr>
                <w:rFonts w:ascii="Times New Roman" w:hAnsi="Times New Roman" w:cs="Times New Roman"/>
                <w:sz w:val="20"/>
                <w:szCs w:val="20"/>
              </w:rPr>
            </w:pPr>
            <w:r w:rsidRPr="00A169C2">
              <w:rPr>
                <w:rFonts w:ascii="Times New Roman" w:hAnsi="Times New Roman" w:cs="Times New Roman"/>
                <w:b/>
                <w:bCs/>
                <w:i/>
                <w:iCs/>
                <w:noProof/>
                <w:sz w:val="20"/>
                <w:szCs w:val="20"/>
              </w:rPr>
              <w:t xml:space="preserve">&lt; </w:t>
            </w:r>
            <w:r w:rsidRPr="00A169C2">
              <w:rPr>
                <w:rFonts w:ascii="Times New Roman" w:hAnsi="Times New Roman" w:cs="Times New Roman"/>
                <w:i/>
                <w:iCs/>
                <w:noProof/>
                <w:sz w:val="20"/>
                <w:szCs w:val="20"/>
              </w:rPr>
              <w:t>[minimum_pH]</w:t>
            </w:r>
          </w:p>
        </w:tc>
        <w:tc>
          <w:tcPr>
            <w:tcW w:w="1276" w:type="dxa"/>
            <w:tcBorders>
              <w:top w:val="single" w:sz="4" w:space="0" w:color="auto"/>
              <w:left w:val="single" w:sz="4" w:space="0" w:color="auto"/>
              <w:bottom w:val="single" w:sz="4" w:space="0" w:color="auto"/>
              <w:right w:val="single" w:sz="4" w:space="0" w:color="auto"/>
            </w:tcBorders>
            <w:vAlign w:val="center"/>
            <w:hideMark/>
          </w:tcPr>
          <w:p w14:paraId="1B75FC2E" w14:textId="77777777" w:rsidR="00AB091E" w:rsidRDefault="00AB091E">
            <w:pPr>
              <w:jc w:val="center"/>
              <w:rPr>
                <w:rFonts w:ascii="Times New Roman" w:hAnsi="Times New Roman" w:cs="Times New Roman"/>
              </w:rPr>
            </w:pPr>
            <w:r>
              <w:rPr>
                <w:rFonts w:ascii="Times New Roman" w:hAnsi="Times New Roman" w:cs="Times New Roman"/>
                <w:noProof/>
              </w:rPr>
              <w:t>R7. Start alkaline dispenser</w:t>
            </w:r>
          </w:p>
        </w:tc>
        <w:tc>
          <w:tcPr>
            <w:tcW w:w="2925" w:type="dxa"/>
            <w:tcBorders>
              <w:top w:val="single" w:sz="4" w:space="0" w:color="auto"/>
              <w:left w:val="single" w:sz="4" w:space="0" w:color="auto"/>
              <w:bottom w:val="single" w:sz="4" w:space="0" w:color="auto"/>
              <w:right w:val="single" w:sz="4" w:space="0" w:color="auto"/>
            </w:tcBorders>
            <w:vAlign w:val="center"/>
            <w:hideMark/>
          </w:tcPr>
          <w:p w14:paraId="185841B6" w14:textId="5B093066" w:rsidR="00AB091E" w:rsidRPr="00A169C2" w:rsidRDefault="00AB091E">
            <w:pPr>
              <w:rPr>
                <w:rFonts w:ascii="Times New Roman" w:hAnsi="Times New Roman" w:cs="Times New Roman"/>
                <w:sz w:val="20"/>
                <w:szCs w:val="20"/>
              </w:rPr>
            </w:pPr>
            <w:r w:rsidRPr="00A169C2">
              <w:rPr>
                <w:rFonts w:ascii="Times New Roman" w:hAnsi="Times New Roman" w:cs="Times New Roman"/>
                <w:b/>
                <w:bCs/>
                <w:noProof/>
                <w:sz w:val="20"/>
                <w:szCs w:val="20"/>
              </w:rPr>
              <w:t xml:space="preserve">&gt;= </w:t>
            </w:r>
            <w:r w:rsidR="00F12208">
              <w:rPr>
                <w:rFonts w:ascii="Times New Roman" w:hAnsi="Times New Roman" w:cs="Times New Roman"/>
                <w:b/>
                <w:bCs/>
                <w:noProof/>
                <w:sz w:val="20"/>
                <w:szCs w:val="20"/>
              </w:rPr>
              <w:t xml:space="preserve"> </w:t>
            </w:r>
            <w:r w:rsidR="00F12208">
              <w:rPr>
                <w:rFonts w:ascii="Times New Roman" w:hAnsi="Times New Roman" w:cs="Times New Roman"/>
                <w:i/>
                <w:iCs/>
                <w:noProof/>
                <w:sz w:val="20"/>
                <w:szCs w:val="20"/>
              </w:rPr>
              <w:t>(</w:t>
            </w:r>
            <w:r w:rsidRPr="00A169C2">
              <w:rPr>
                <w:rFonts w:ascii="Times New Roman" w:hAnsi="Times New Roman" w:cs="Times New Roman"/>
                <w:i/>
                <w:iCs/>
                <w:noProof/>
                <w:sz w:val="20"/>
                <w:szCs w:val="20"/>
              </w:rPr>
              <w:t>[minimum_pH]</w:t>
            </w:r>
            <w:r w:rsidR="00F12208">
              <w:rPr>
                <w:rFonts w:ascii="Times New Roman" w:hAnsi="Times New Roman" w:cs="Times New Roman"/>
                <w:i/>
                <w:iCs/>
                <w:noProof/>
                <w:sz w:val="20"/>
                <w:szCs w:val="20"/>
              </w:rPr>
              <w:t xml:space="preserve"> + </w:t>
            </w:r>
            <w:r w:rsidR="00F12208" w:rsidRPr="00A169C2">
              <w:rPr>
                <w:rFonts w:ascii="Times New Roman" w:hAnsi="Times New Roman" w:cs="Times New Roman"/>
                <w:i/>
                <w:iCs/>
                <w:noProof/>
                <w:sz w:val="20"/>
                <w:szCs w:val="20"/>
              </w:rPr>
              <w:t>[maximum_pH]</w:t>
            </w:r>
            <w:r w:rsidR="00F12208">
              <w:rPr>
                <w:rFonts w:ascii="Times New Roman" w:hAnsi="Times New Roman" w:cs="Times New Roman"/>
                <w:i/>
                <w:iCs/>
                <w:noProof/>
                <w:sz w:val="20"/>
                <w:szCs w:val="20"/>
              </w:rPr>
              <w:t>) / 2</w:t>
            </w:r>
          </w:p>
        </w:tc>
      </w:tr>
      <w:tr w:rsidR="00AB091E" w14:paraId="24B54DCB" w14:textId="77777777" w:rsidTr="00A169C2">
        <w:tc>
          <w:tcPr>
            <w:tcW w:w="1838" w:type="dxa"/>
            <w:tcBorders>
              <w:top w:val="nil"/>
              <w:left w:val="single" w:sz="4" w:space="0" w:color="auto"/>
              <w:bottom w:val="single" w:sz="4" w:space="0" w:color="auto"/>
              <w:right w:val="single" w:sz="4" w:space="0" w:color="auto"/>
            </w:tcBorders>
            <w:vAlign w:val="center"/>
          </w:tcPr>
          <w:p w14:paraId="2DEF5F7C" w14:textId="77777777" w:rsidR="00AB091E" w:rsidRDefault="00AB091E">
            <w:pPr>
              <w:jc w:val="center"/>
              <w:rPr>
                <w:rFonts w:ascii="Times New Roman" w:hAnsi="Times New Roman" w:cs="Times New Roman"/>
              </w:rPr>
            </w:pPr>
          </w:p>
        </w:tc>
        <w:tc>
          <w:tcPr>
            <w:tcW w:w="2977" w:type="dxa"/>
            <w:tcBorders>
              <w:top w:val="single" w:sz="4" w:space="0" w:color="auto"/>
              <w:left w:val="single" w:sz="4" w:space="0" w:color="auto"/>
              <w:bottom w:val="single" w:sz="4" w:space="0" w:color="auto"/>
              <w:right w:val="single" w:sz="4" w:space="0" w:color="auto"/>
            </w:tcBorders>
            <w:vAlign w:val="center"/>
            <w:hideMark/>
          </w:tcPr>
          <w:p w14:paraId="532EE06D" w14:textId="67CA14DB" w:rsidR="00AB091E" w:rsidRPr="00A169C2" w:rsidRDefault="00AB091E">
            <w:pPr>
              <w:rPr>
                <w:rFonts w:ascii="Times New Roman" w:hAnsi="Times New Roman" w:cs="Times New Roman"/>
                <w:sz w:val="20"/>
                <w:szCs w:val="20"/>
              </w:rPr>
            </w:pPr>
            <w:r w:rsidRPr="00A169C2">
              <w:rPr>
                <w:rFonts w:ascii="Times New Roman" w:hAnsi="Times New Roman" w:cs="Times New Roman"/>
                <w:b/>
                <w:bCs/>
                <w:i/>
                <w:iCs/>
                <w:noProof/>
                <w:sz w:val="20"/>
                <w:szCs w:val="20"/>
              </w:rPr>
              <w:t xml:space="preserve">&gt; </w:t>
            </w:r>
            <w:r w:rsidRPr="00A169C2">
              <w:rPr>
                <w:rFonts w:ascii="Times New Roman" w:hAnsi="Times New Roman" w:cs="Times New Roman"/>
                <w:i/>
                <w:iCs/>
                <w:noProof/>
                <w:sz w:val="20"/>
                <w:szCs w:val="20"/>
              </w:rPr>
              <w:t>[maximum_pH]</w:t>
            </w:r>
          </w:p>
        </w:tc>
        <w:tc>
          <w:tcPr>
            <w:tcW w:w="1276" w:type="dxa"/>
            <w:tcBorders>
              <w:top w:val="single" w:sz="4" w:space="0" w:color="auto"/>
              <w:left w:val="single" w:sz="4" w:space="0" w:color="auto"/>
              <w:bottom w:val="single" w:sz="4" w:space="0" w:color="auto"/>
              <w:right w:val="single" w:sz="4" w:space="0" w:color="auto"/>
            </w:tcBorders>
            <w:vAlign w:val="center"/>
            <w:hideMark/>
          </w:tcPr>
          <w:p w14:paraId="4864A145" w14:textId="77777777" w:rsidR="00AB091E" w:rsidRDefault="00AB091E">
            <w:pPr>
              <w:jc w:val="center"/>
              <w:rPr>
                <w:rFonts w:ascii="Times New Roman" w:hAnsi="Times New Roman" w:cs="Times New Roman"/>
              </w:rPr>
            </w:pPr>
            <w:r>
              <w:rPr>
                <w:rFonts w:ascii="Times New Roman" w:hAnsi="Times New Roman" w:cs="Times New Roman"/>
                <w:noProof/>
              </w:rPr>
              <w:t>R8. Start acid dispenser</w:t>
            </w:r>
          </w:p>
        </w:tc>
        <w:tc>
          <w:tcPr>
            <w:tcW w:w="2925" w:type="dxa"/>
            <w:tcBorders>
              <w:top w:val="single" w:sz="4" w:space="0" w:color="auto"/>
              <w:left w:val="single" w:sz="4" w:space="0" w:color="auto"/>
              <w:bottom w:val="single" w:sz="4" w:space="0" w:color="auto"/>
              <w:right w:val="single" w:sz="4" w:space="0" w:color="auto"/>
            </w:tcBorders>
            <w:vAlign w:val="center"/>
            <w:hideMark/>
          </w:tcPr>
          <w:p w14:paraId="578BAE94" w14:textId="7B241D8B" w:rsidR="00AB091E" w:rsidRPr="00A169C2" w:rsidRDefault="00AB091E">
            <w:pPr>
              <w:rPr>
                <w:rFonts w:ascii="Times New Roman" w:hAnsi="Times New Roman" w:cs="Times New Roman"/>
                <w:sz w:val="20"/>
                <w:szCs w:val="20"/>
              </w:rPr>
            </w:pPr>
            <w:r w:rsidRPr="00A169C2">
              <w:rPr>
                <w:rFonts w:ascii="Times New Roman" w:hAnsi="Times New Roman" w:cs="Times New Roman"/>
                <w:b/>
                <w:bCs/>
                <w:noProof/>
                <w:sz w:val="20"/>
                <w:szCs w:val="20"/>
              </w:rPr>
              <w:t xml:space="preserve">&lt;= </w:t>
            </w:r>
            <w:r w:rsidR="00F12208">
              <w:rPr>
                <w:rFonts w:ascii="Times New Roman" w:hAnsi="Times New Roman" w:cs="Times New Roman"/>
                <w:i/>
                <w:iCs/>
                <w:noProof/>
                <w:sz w:val="20"/>
                <w:szCs w:val="20"/>
              </w:rPr>
              <w:t>(</w:t>
            </w:r>
            <w:r w:rsidR="00F12208" w:rsidRPr="00A169C2">
              <w:rPr>
                <w:rFonts w:ascii="Times New Roman" w:hAnsi="Times New Roman" w:cs="Times New Roman"/>
                <w:i/>
                <w:iCs/>
                <w:noProof/>
                <w:sz w:val="20"/>
                <w:szCs w:val="20"/>
              </w:rPr>
              <w:t>[minimum_pH]</w:t>
            </w:r>
            <w:r w:rsidR="00F12208">
              <w:rPr>
                <w:rFonts w:ascii="Times New Roman" w:hAnsi="Times New Roman" w:cs="Times New Roman"/>
                <w:i/>
                <w:iCs/>
                <w:noProof/>
                <w:sz w:val="20"/>
                <w:szCs w:val="20"/>
              </w:rPr>
              <w:t xml:space="preserve"> + </w:t>
            </w:r>
            <w:r w:rsidR="00F12208" w:rsidRPr="00A169C2">
              <w:rPr>
                <w:rFonts w:ascii="Times New Roman" w:hAnsi="Times New Roman" w:cs="Times New Roman"/>
                <w:i/>
                <w:iCs/>
                <w:noProof/>
                <w:sz w:val="20"/>
                <w:szCs w:val="20"/>
              </w:rPr>
              <w:t>[maximum_pH]</w:t>
            </w:r>
            <w:r w:rsidR="00F12208">
              <w:rPr>
                <w:rFonts w:ascii="Times New Roman" w:hAnsi="Times New Roman" w:cs="Times New Roman"/>
                <w:i/>
                <w:iCs/>
                <w:noProof/>
                <w:sz w:val="20"/>
                <w:szCs w:val="20"/>
              </w:rPr>
              <w:t>) / 2</w:t>
            </w:r>
          </w:p>
        </w:tc>
      </w:tr>
    </w:tbl>
    <w:p w14:paraId="5A76190B" w14:textId="77777777" w:rsidR="00AB091E" w:rsidRDefault="00AB091E" w:rsidP="00AB091E">
      <w:pPr>
        <w:pStyle w:val="Requirementlist"/>
        <w:numPr>
          <w:ilvl w:val="0"/>
          <w:numId w:val="0"/>
        </w:numPr>
        <w:ind w:left="851"/>
      </w:pPr>
    </w:p>
    <w:p w14:paraId="7FABB2F4" w14:textId="77777777" w:rsidR="00AB091E" w:rsidRDefault="00AB091E" w:rsidP="00AB091E">
      <w:pPr>
        <w:pStyle w:val="Requirementlist"/>
        <w:numPr>
          <w:ilvl w:val="0"/>
          <w:numId w:val="0"/>
        </w:numPr>
        <w:ind w:left="851"/>
      </w:pPr>
    </w:p>
    <w:p w14:paraId="78FD336C" w14:textId="7FEFD8F9" w:rsidR="00AB091E" w:rsidRDefault="00AB091E" w:rsidP="00AB091E">
      <w:pPr>
        <w:pStyle w:val="Requirementlist"/>
        <w:numPr>
          <w:ilvl w:val="0"/>
          <w:numId w:val="37"/>
        </w:numPr>
        <w:spacing w:line="256" w:lineRule="auto"/>
        <w:ind w:left="851" w:hanging="567"/>
      </w:pPr>
      <w:r>
        <w:t>The system will check the pH level in the water</w:t>
      </w:r>
      <w:r w:rsidR="00F12208">
        <w:t xml:space="preserve"> when it is in the balanced state</w:t>
      </w:r>
      <w:r>
        <w:t xml:space="preserve"> every </w:t>
      </w:r>
      <w:r>
        <w:rPr>
          <w:i/>
          <w:iCs w:val="0"/>
        </w:rPr>
        <w:t>[</w:t>
      </w:r>
      <w:proofErr w:type="spellStart"/>
      <w:r>
        <w:rPr>
          <w:i/>
          <w:iCs w:val="0"/>
        </w:rPr>
        <w:t>pH</w:t>
      </w:r>
      <w:r w:rsidR="00F12208">
        <w:rPr>
          <w:i/>
          <w:iCs w:val="0"/>
        </w:rPr>
        <w:t>_balanced</w:t>
      </w:r>
      <w:r>
        <w:rPr>
          <w:i/>
          <w:iCs w:val="0"/>
        </w:rPr>
        <w:t>_check_interval</w:t>
      </w:r>
      <w:proofErr w:type="spellEnd"/>
      <w:r>
        <w:rPr>
          <w:i/>
          <w:iCs w:val="0"/>
        </w:rPr>
        <w:t>]</w:t>
      </w:r>
      <w:r w:rsidR="00F12208">
        <w:t xml:space="preserve"> minutes</w:t>
      </w:r>
      <w:r>
        <w:t>.</w:t>
      </w:r>
    </w:p>
    <w:p w14:paraId="2F63BC4C" w14:textId="0A2AD4D2" w:rsidR="00F12208" w:rsidRDefault="00F12208" w:rsidP="00F12208">
      <w:pPr>
        <w:pStyle w:val="Requirementlist"/>
        <w:numPr>
          <w:ilvl w:val="0"/>
          <w:numId w:val="37"/>
        </w:numPr>
        <w:spacing w:line="256" w:lineRule="auto"/>
        <w:ind w:left="851" w:hanging="567"/>
      </w:pPr>
      <w:r>
        <w:t xml:space="preserve">The system will check the pH level in the water when it is in the balancing state every </w:t>
      </w:r>
      <w:r>
        <w:rPr>
          <w:i/>
          <w:iCs w:val="0"/>
        </w:rPr>
        <w:t>[</w:t>
      </w:r>
      <w:proofErr w:type="spellStart"/>
      <w:r>
        <w:rPr>
          <w:i/>
          <w:iCs w:val="0"/>
        </w:rPr>
        <w:t>pH_balancing_check_interval</w:t>
      </w:r>
      <w:proofErr w:type="spellEnd"/>
      <w:r>
        <w:rPr>
          <w:i/>
          <w:iCs w:val="0"/>
        </w:rPr>
        <w:t>]</w:t>
      </w:r>
      <w:r>
        <w:t xml:space="preserve"> minutes.</w:t>
      </w:r>
    </w:p>
    <w:p w14:paraId="24AAAEF2" w14:textId="77777777" w:rsidR="00AB091E" w:rsidRDefault="00AB091E" w:rsidP="00AB091E">
      <w:pPr>
        <w:pStyle w:val="Requirementlist"/>
        <w:numPr>
          <w:ilvl w:val="0"/>
          <w:numId w:val="0"/>
        </w:numPr>
        <w:ind w:left="851"/>
      </w:pPr>
    </w:p>
    <w:tbl>
      <w:tblPr>
        <w:tblStyle w:val="TableGrid"/>
        <w:tblW w:w="0" w:type="auto"/>
        <w:tblLook w:val="04A0" w:firstRow="1" w:lastRow="0" w:firstColumn="1" w:lastColumn="0" w:noHBand="0" w:noVBand="1"/>
      </w:tblPr>
      <w:tblGrid>
        <w:gridCol w:w="1838"/>
        <w:gridCol w:w="2977"/>
        <w:gridCol w:w="1276"/>
        <w:gridCol w:w="2925"/>
      </w:tblGrid>
      <w:tr w:rsidR="00AB091E" w14:paraId="5C2FCF6A" w14:textId="77777777" w:rsidTr="00A169C2">
        <w:tc>
          <w:tcPr>
            <w:tcW w:w="1838" w:type="dxa"/>
            <w:tcBorders>
              <w:top w:val="single" w:sz="4" w:space="0" w:color="auto"/>
              <w:left w:val="single" w:sz="4" w:space="0" w:color="auto"/>
              <w:bottom w:val="single" w:sz="4" w:space="0" w:color="auto"/>
              <w:right w:val="single" w:sz="4" w:space="0" w:color="auto"/>
            </w:tcBorders>
            <w:vAlign w:val="center"/>
            <w:hideMark/>
          </w:tcPr>
          <w:p w14:paraId="4306455E" w14:textId="77777777" w:rsidR="00AB091E" w:rsidRDefault="00AB091E">
            <w:r>
              <w:rPr>
                <w:rFonts w:ascii="Times New Roman" w:hAnsi="Times New Roman" w:cs="Times New Roman"/>
                <w:b/>
                <w:bCs/>
                <w:noProof/>
              </w:rPr>
              <w:t>Environment property</w:t>
            </w:r>
          </w:p>
        </w:tc>
        <w:tc>
          <w:tcPr>
            <w:tcW w:w="2977" w:type="dxa"/>
            <w:tcBorders>
              <w:top w:val="single" w:sz="4" w:space="0" w:color="auto"/>
              <w:left w:val="single" w:sz="4" w:space="0" w:color="auto"/>
              <w:bottom w:val="single" w:sz="4" w:space="0" w:color="auto"/>
              <w:right w:val="single" w:sz="4" w:space="0" w:color="auto"/>
            </w:tcBorders>
            <w:vAlign w:val="center"/>
            <w:hideMark/>
          </w:tcPr>
          <w:p w14:paraId="629FFD9D" w14:textId="77777777" w:rsidR="00AB091E" w:rsidRDefault="00AB091E">
            <w:r>
              <w:rPr>
                <w:rFonts w:ascii="Times New Roman" w:hAnsi="Times New Roman" w:cs="Times New Roman"/>
                <w:b/>
                <w:bCs/>
                <w:noProof/>
              </w:rPr>
              <w:t>When to do</w:t>
            </w:r>
          </w:p>
        </w:tc>
        <w:tc>
          <w:tcPr>
            <w:tcW w:w="1276" w:type="dxa"/>
            <w:tcBorders>
              <w:top w:val="single" w:sz="4" w:space="0" w:color="auto"/>
              <w:left w:val="single" w:sz="4" w:space="0" w:color="auto"/>
              <w:bottom w:val="single" w:sz="4" w:space="0" w:color="auto"/>
              <w:right w:val="single" w:sz="4" w:space="0" w:color="auto"/>
            </w:tcBorders>
            <w:vAlign w:val="center"/>
            <w:hideMark/>
          </w:tcPr>
          <w:p w14:paraId="2ED16167" w14:textId="77777777" w:rsidR="00AB091E" w:rsidRDefault="00AB091E">
            <w:r>
              <w:rPr>
                <w:rFonts w:ascii="Times New Roman" w:hAnsi="Times New Roman" w:cs="Times New Roman"/>
                <w:b/>
                <w:bCs/>
                <w:noProof/>
              </w:rPr>
              <w:t>What to do</w:t>
            </w:r>
          </w:p>
        </w:tc>
        <w:tc>
          <w:tcPr>
            <w:tcW w:w="2925" w:type="dxa"/>
            <w:tcBorders>
              <w:top w:val="single" w:sz="4" w:space="0" w:color="auto"/>
              <w:left w:val="single" w:sz="4" w:space="0" w:color="auto"/>
              <w:bottom w:val="single" w:sz="4" w:space="0" w:color="auto"/>
              <w:right w:val="single" w:sz="4" w:space="0" w:color="auto"/>
            </w:tcBorders>
            <w:vAlign w:val="center"/>
            <w:hideMark/>
          </w:tcPr>
          <w:p w14:paraId="31927F71" w14:textId="64249DCE" w:rsidR="00AB091E" w:rsidRDefault="00F12208">
            <w:r>
              <w:rPr>
                <w:rFonts w:ascii="Times New Roman" w:hAnsi="Times New Roman" w:cs="Times New Roman"/>
                <w:b/>
                <w:bCs/>
                <w:noProof/>
              </w:rPr>
              <w:t>Until w</w:t>
            </w:r>
            <w:r w:rsidR="00C06AFE">
              <w:rPr>
                <w:rFonts w:ascii="Times New Roman" w:hAnsi="Times New Roman" w:cs="Times New Roman"/>
                <w:b/>
                <w:bCs/>
                <w:noProof/>
              </w:rPr>
              <w:t>hen</w:t>
            </w:r>
            <w:r w:rsidR="00AB091E">
              <w:rPr>
                <w:rFonts w:ascii="Times New Roman" w:hAnsi="Times New Roman" w:cs="Times New Roman"/>
                <w:b/>
                <w:bCs/>
                <w:noProof/>
              </w:rPr>
              <w:t xml:space="preserve"> to do</w:t>
            </w:r>
          </w:p>
        </w:tc>
      </w:tr>
      <w:tr w:rsidR="00AB091E" w14:paraId="3E653455" w14:textId="77777777" w:rsidTr="00A169C2">
        <w:tc>
          <w:tcPr>
            <w:tcW w:w="1838" w:type="dxa"/>
            <w:tcBorders>
              <w:top w:val="single" w:sz="4" w:space="0" w:color="auto"/>
              <w:left w:val="single" w:sz="4" w:space="0" w:color="auto"/>
              <w:bottom w:val="nil"/>
              <w:right w:val="single" w:sz="4" w:space="0" w:color="auto"/>
            </w:tcBorders>
            <w:vAlign w:val="center"/>
          </w:tcPr>
          <w:p w14:paraId="31350CA5" w14:textId="77777777" w:rsidR="00AB091E" w:rsidRDefault="00AB091E">
            <w:pPr>
              <w:jc w:val="center"/>
              <w:rPr>
                <w:rFonts w:ascii="Times New Roman" w:hAnsi="Times New Roman" w:cs="Times New Roman"/>
                <w:noProof/>
              </w:rPr>
            </w:pPr>
          </w:p>
          <w:p w14:paraId="5B32E870" w14:textId="77777777" w:rsidR="00AB091E" w:rsidRDefault="00AB091E">
            <w:pPr>
              <w:jc w:val="center"/>
              <w:rPr>
                <w:rFonts w:ascii="Times New Roman" w:hAnsi="Times New Roman" w:cs="Times New Roman"/>
                <w:noProof/>
              </w:rPr>
            </w:pPr>
          </w:p>
          <w:p w14:paraId="4B0BEA00" w14:textId="77777777" w:rsidR="00AB091E" w:rsidRDefault="00AB091E">
            <w:pPr>
              <w:jc w:val="center"/>
              <w:rPr>
                <w:rFonts w:ascii="Times New Roman" w:hAnsi="Times New Roman" w:cs="Times New Roman"/>
              </w:rPr>
            </w:pPr>
            <w:r>
              <w:rPr>
                <w:rFonts w:ascii="Times New Roman" w:hAnsi="Times New Roman" w:cs="Times New Roman"/>
                <w:noProof/>
              </w:rPr>
              <w:t>Electrical conductivity</w:t>
            </w:r>
          </w:p>
        </w:tc>
        <w:tc>
          <w:tcPr>
            <w:tcW w:w="2977" w:type="dxa"/>
            <w:tcBorders>
              <w:top w:val="single" w:sz="4" w:space="0" w:color="auto"/>
              <w:left w:val="single" w:sz="4" w:space="0" w:color="auto"/>
              <w:bottom w:val="single" w:sz="4" w:space="0" w:color="auto"/>
              <w:right w:val="single" w:sz="4" w:space="0" w:color="auto"/>
            </w:tcBorders>
            <w:vAlign w:val="center"/>
            <w:hideMark/>
          </w:tcPr>
          <w:p w14:paraId="231CEF9F" w14:textId="6BC6E5B7" w:rsidR="00AB091E" w:rsidRPr="00A169C2" w:rsidRDefault="00AB091E">
            <w:pPr>
              <w:rPr>
                <w:rFonts w:ascii="Times New Roman" w:hAnsi="Times New Roman" w:cs="Times New Roman"/>
                <w:sz w:val="20"/>
                <w:szCs w:val="20"/>
              </w:rPr>
            </w:pPr>
            <w:r w:rsidRPr="00A169C2">
              <w:rPr>
                <w:rFonts w:ascii="Times New Roman" w:hAnsi="Times New Roman" w:cs="Times New Roman"/>
                <w:b/>
                <w:bCs/>
                <w:i/>
                <w:iCs/>
                <w:noProof/>
                <w:sz w:val="20"/>
                <w:szCs w:val="20"/>
              </w:rPr>
              <w:t xml:space="preserve">&lt; </w:t>
            </w:r>
            <w:r w:rsidRPr="00A169C2">
              <w:rPr>
                <w:rFonts w:ascii="Times New Roman" w:hAnsi="Times New Roman" w:cs="Times New Roman"/>
                <w:i/>
                <w:iCs/>
                <w:noProof/>
                <w:sz w:val="20"/>
                <w:szCs w:val="20"/>
              </w:rPr>
              <w:t>[minimum_EC]</w:t>
            </w:r>
          </w:p>
        </w:tc>
        <w:tc>
          <w:tcPr>
            <w:tcW w:w="1276" w:type="dxa"/>
            <w:tcBorders>
              <w:top w:val="single" w:sz="4" w:space="0" w:color="auto"/>
              <w:left w:val="single" w:sz="4" w:space="0" w:color="auto"/>
              <w:bottom w:val="single" w:sz="4" w:space="0" w:color="auto"/>
              <w:right w:val="single" w:sz="4" w:space="0" w:color="auto"/>
            </w:tcBorders>
            <w:vAlign w:val="center"/>
            <w:hideMark/>
          </w:tcPr>
          <w:p w14:paraId="282176A3" w14:textId="77777777" w:rsidR="00AB091E" w:rsidRDefault="00AB091E">
            <w:pPr>
              <w:jc w:val="center"/>
              <w:rPr>
                <w:rFonts w:ascii="Times New Roman" w:hAnsi="Times New Roman" w:cs="Times New Roman"/>
              </w:rPr>
            </w:pPr>
            <w:r>
              <w:rPr>
                <w:rFonts w:ascii="Times New Roman" w:hAnsi="Times New Roman" w:cs="Times New Roman"/>
                <w:noProof/>
              </w:rPr>
              <w:t>R9. Increase EC</w:t>
            </w:r>
          </w:p>
        </w:tc>
        <w:tc>
          <w:tcPr>
            <w:tcW w:w="2925" w:type="dxa"/>
            <w:tcBorders>
              <w:top w:val="single" w:sz="4" w:space="0" w:color="auto"/>
              <w:left w:val="single" w:sz="4" w:space="0" w:color="auto"/>
              <w:bottom w:val="single" w:sz="4" w:space="0" w:color="auto"/>
              <w:right w:val="single" w:sz="4" w:space="0" w:color="auto"/>
            </w:tcBorders>
            <w:vAlign w:val="center"/>
            <w:hideMark/>
          </w:tcPr>
          <w:p w14:paraId="26D116D2" w14:textId="065FB55E" w:rsidR="00AB091E" w:rsidRPr="00A169C2" w:rsidRDefault="00AB091E">
            <w:pPr>
              <w:rPr>
                <w:rFonts w:ascii="Times New Roman" w:hAnsi="Times New Roman" w:cs="Times New Roman"/>
                <w:sz w:val="20"/>
                <w:szCs w:val="20"/>
              </w:rPr>
            </w:pPr>
            <w:r w:rsidRPr="00A169C2">
              <w:rPr>
                <w:rFonts w:ascii="Times New Roman" w:hAnsi="Times New Roman" w:cs="Times New Roman"/>
                <w:b/>
                <w:bCs/>
                <w:noProof/>
                <w:sz w:val="20"/>
                <w:szCs w:val="20"/>
              </w:rPr>
              <w:t xml:space="preserve">&gt;= </w:t>
            </w:r>
            <w:r w:rsidR="00F12208" w:rsidRPr="00F12208">
              <w:rPr>
                <w:rFonts w:ascii="Times New Roman" w:hAnsi="Times New Roman" w:cs="Times New Roman"/>
                <w:i/>
                <w:iCs/>
                <w:noProof/>
                <w:sz w:val="20"/>
                <w:szCs w:val="20"/>
              </w:rPr>
              <w:t>(</w:t>
            </w:r>
            <w:r w:rsidRPr="00A169C2">
              <w:rPr>
                <w:rFonts w:ascii="Times New Roman" w:hAnsi="Times New Roman" w:cs="Times New Roman"/>
                <w:i/>
                <w:iCs/>
                <w:noProof/>
                <w:sz w:val="20"/>
                <w:szCs w:val="20"/>
              </w:rPr>
              <w:t>[minimum_EC]</w:t>
            </w:r>
            <w:r w:rsidR="00F12208">
              <w:rPr>
                <w:rFonts w:ascii="Times New Roman" w:hAnsi="Times New Roman" w:cs="Times New Roman"/>
                <w:i/>
                <w:iCs/>
                <w:noProof/>
                <w:sz w:val="20"/>
                <w:szCs w:val="20"/>
              </w:rPr>
              <w:t xml:space="preserve"> + </w:t>
            </w:r>
            <w:r w:rsidR="00F12208" w:rsidRPr="00A169C2">
              <w:rPr>
                <w:rFonts w:ascii="Times New Roman" w:hAnsi="Times New Roman" w:cs="Times New Roman"/>
                <w:i/>
                <w:iCs/>
                <w:noProof/>
                <w:sz w:val="20"/>
                <w:szCs w:val="20"/>
              </w:rPr>
              <w:t>[maximum_EC]</w:t>
            </w:r>
            <w:r w:rsidR="00F12208">
              <w:rPr>
                <w:rFonts w:ascii="Times New Roman" w:hAnsi="Times New Roman" w:cs="Times New Roman"/>
                <w:i/>
                <w:iCs/>
                <w:noProof/>
                <w:sz w:val="20"/>
                <w:szCs w:val="20"/>
              </w:rPr>
              <w:t>) / 2</w:t>
            </w:r>
          </w:p>
        </w:tc>
      </w:tr>
      <w:tr w:rsidR="00AB091E" w14:paraId="733A6943" w14:textId="77777777" w:rsidTr="00A169C2">
        <w:tc>
          <w:tcPr>
            <w:tcW w:w="1838" w:type="dxa"/>
            <w:tcBorders>
              <w:top w:val="nil"/>
              <w:left w:val="single" w:sz="4" w:space="0" w:color="auto"/>
              <w:bottom w:val="single" w:sz="4" w:space="0" w:color="auto"/>
              <w:right w:val="single" w:sz="4" w:space="0" w:color="auto"/>
            </w:tcBorders>
            <w:vAlign w:val="center"/>
          </w:tcPr>
          <w:p w14:paraId="4B9563A4" w14:textId="77777777" w:rsidR="00AB091E" w:rsidRDefault="00AB091E">
            <w:pPr>
              <w:rPr>
                <w:rFonts w:ascii="Times New Roman" w:hAnsi="Times New Roman" w:cs="Times New Roman"/>
              </w:rPr>
            </w:pPr>
          </w:p>
        </w:tc>
        <w:tc>
          <w:tcPr>
            <w:tcW w:w="2977" w:type="dxa"/>
            <w:tcBorders>
              <w:top w:val="single" w:sz="4" w:space="0" w:color="auto"/>
              <w:left w:val="single" w:sz="4" w:space="0" w:color="auto"/>
              <w:bottom w:val="single" w:sz="4" w:space="0" w:color="auto"/>
              <w:right w:val="single" w:sz="4" w:space="0" w:color="auto"/>
            </w:tcBorders>
            <w:vAlign w:val="center"/>
            <w:hideMark/>
          </w:tcPr>
          <w:p w14:paraId="3D1C5E59" w14:textId="48677D50" w:rsidR="00AB091E" w:rsidRPr="00A169C2" w:rsidRDefault="00AB091E">
            <w:pPr>
              <w:rPr>
                <w:rFonts w:ascii="Times New Roman" w:hAnsi="Times New Roman" w:cs="Times New Roman"/>
                <w:sz w:val="20"/>
                <w:szCs w:val="20"/>
              </w:rPr>
            </w:pPr>
            <w:r w:rsidRPr="00A169C2">
              <w:rPr>
                <w:rFonts w:ascii="Times New Roman" w:hAnsi="Times New Roman" w:cs="Times New Roman"/>
                <w:b/>
                <w:bCs/>
                <w:i/>
                <w:iCs/>
                <w:noProof/>
                <w:sz w:val="20"/>
                <w:szCs w:val="20"/>
              </w:rPr>
              <w:t xml:space="preserve">&gt; </w:t>
            </w:r>
            <w:r w:rsidRPr="00A169C2">
              <w:rPr>
                <w:rFonts w:ascii="Times New Roman" w:hAnsi="Times New Roman" w:cs="Times New Roman"/>
                <w:i/>
                <w:iCs/>
                <w:noProof/>
                <w:sz w:val="20"/>
                <w:szCs w:val="20"/>
              </w:rPr>
              <w:t>[maximum_EC]</w:t>
            </w:r>
          </w:p>
        </w:tc>
        <w:tc>
          <w:tcPr>
            <w:tcW w:w="1276" w:type="dxa"/>
            <w:tcBorders>
              <w:top w:val="single" w:sz="4" w:space="0" w:color="auto"/>
              <w:left w:val="single" w:sz="4" w:space="0" w:color="auto"/>
              <w:bottom w:val="single" w:sz="4" w:space="0" w:color="auto"/>
              <w:right w:val="single" w:sz="4" w:space="0" w:color="auto"/>
            </w:tcBorders>
            <w:vAlign w:val="center"/>
            <w:hideMark/>
          </w:tcPr>
          <w:p w14:paraId="045C5906" w14:textId="77777777" w:rsidR="00AB091E" w:rsidRDefault="00AB091E">
            <w:pPr>
              <w:jc w:val="center"/>
              <w:rPr>
                <w:rFonts w:ascii="Times New Roman" w:hAnsi="Times New Roman" w:cs="Times New Roman"/>
              </w:rPr>
            </w:pPr>
            <w:r>
              <w:rPr>
                <w:rFonts w:ascii="Times New Roman" w:hAnsi="Times New Roman" w:cs="Times New Roman"/>
                <w:noProof/>
              </w:rPr>
              <w:t>R10. Decrease EC</w:t>
            </w:r>
          </w:p>
        </w:tc>
        <w:tc>
          <w:tcPr>
            <w:tcW w:w="2925" w:type="dxa"/>
            <w:tcBorders>
              <w:top w:val="single" w:sz="4" w:space="0" w:color="auto"/>
              <w:left w:val="single" w:sz="4" w:space="0" w:color="auto"/>
              <w:bottom w:val="single" w:sz="4" w:space="0" w:color="auto"/>
              <w:right w:val="single" w:sz="4" w:space="0" w:color="auto"/>
            </w:tcBorders>
            <w:vAlign w:val="center"/>
            <w:hideMark/>
          </w:tcPr>
          <w:p w14:paraId="65CFE2BD" w14:textId="677F6C9A" w:rsidR="00AB091E" w:rsidRPr="00A169C2" w:rsidRDefault="00AB091E">
            <w:pPr>
              <w:rPr>
                <w:rFonts w:ascii="Times New Roman" w:hAnsi="Times New Roman" w:cs="Times New Roman"/>
                <w:sz w:val="20"/>
                <w:szCs w:val="20"/>
              </w:rPr>
            </w:pPr>
            <w:r w:rsidRPr="00A169C2">
              <w:rPr>
                <w:rFonts w:ascii="Times New Roman" w:hAnsi="Times New Roman" w:cs="Times New Roman"/>
                <w:b/>
                <w:bCs/>
                <w:noProof/>
                <w:sz w:val="20"/>
                <w:szCs w:val="20"/>
              </w:rPr>
              <w:t xml:space="preserve">&lt;= </w:t>
            </w:r>
            <w:r w:rsidR="00F12208" w:rsidRPr="00F12208">
              <w:rPr>
                <w:rFonts w:ascii="Times New Roman" w:hAnsi="Times New Roman" w:cs="Times New Roman"/>
                <w:i/>
                <w:iCs/>
                <w:noProof/>
                <w:sz w:val="20"/>
                <w:szCs w:val="20"/>
              </w:rPr>
              <w:t>(</w:t>
            </w:r>
            <w:r w:rsidR="00F12208" w:rsidRPr="00A169C2">
              <w:rPr>
                <w:rFonts w:ascii="Times New Roman" w:hAnsi="Times New Roman" w:cs="Times New Roman"/>
                <w:i/>
                <w:iCs/>
                <w:noProof/>
                <w:sz w:val="20"/>
                <w:szCs w:val="20"/>
              </w:rPr>
              <w:t>[minimum_EC]</w:t>
            </w:r>
            <w:r w:rsidR="00F12208">
              <w:rPr>
                <w:rFonts w:ascii="Times New Roman" w:hAnsi="Times New Roman" w:cs="Times New Roman"/>
                <w:i/>
                <w:iCs/>
                <w:noProof/>
                <w:sz w:val="20"/>
                <w:szCs w:val="20"/>
              </w:rPr>
              <w:t xml:space="preserve"> + </w:t>
            </w:r>
            <w:r w:rsidR="00F12208" w:rsidRPr="00A169C2">
              <w:rPr>
                <w:rFonts w:ascii="Times New Roman" w:hAnsi="Times New Roman" w:cs="Times New Roman"/>
                <w:i/>
                <w:iCs/>
                <w:noProof/>
                <w:sz w:val="20"/>
                <w:szCs w:val="20"/>
              </w:rPr>
              <w:t>[maximum_EC]</w:t>
            </w:r>
            <w:r w:rsidR="00F12208">
              <w:rPr>
                <w:rFonts w:ascii="Times New Roman" w:hAnsi="Times New Roman" w:cs="Times New Roman"/>
                <w:i/>
                <w:iCs/>
                <w:noProof/>
                <w:sz w:val="20"/>
                <w:szCs w:val="20"/>
              </w:rPr>
              <w:t>) / 2</w:t>
            </w:r>
          </w:p>
        </w:tc>
      </w:tr>
    </w:tbl>
    <w:p w14:paraId="22E5322B" w14:textId="77777777" w:rsidR="00AB091E" w:rsidRDefault="00AB091E" w:rsidP="00AB091E">
      <w:pPr>
        <w:pStyle w:val="Requirementlist"/>
        <w:numPr>
          <w:ilvl w:val="0"/>
          <w:numId w:val="0"/>
        </w:numPr>
        <w:ind w:left="851"/>
      </w:pPr>
    </w:p>
    <w:p w14:paraId="4DC254CA" w14:textId="77777777" w:rsidR="00AB091E" w:rsidRDefault="00AB091E" w:rsidP="00AB091E">
      <w:pPr>
        <w:pStyle w:val="Requirementlist"/>
        <w:numPr>
          <w:ilvl w:val="0"/>
          <w:numId w:val="0"/>
        </w:numPr>
        <w:ind w:left="851"/>
      </w:pPr>
    </w:p>
    <w:p w14:paraId="333BB9ED" w14:textId="74D565F0" w:rsidR="00AB091E" w:rsidRDefault="00AB091E" w:rsidP="00AB091E">
      <w:pPr>
        <w:pStyle w:val="Requirementlist"/>
        <w:numPr>
          <w:ilvl w:val="0"/>
          <w:numId w:val="37"/>
        </w:numPr>
        <w:spacing w:line="256" w:lineRule="auto"/>
        <w:ind w:left="851" w:hanging="567"/>
      </w:pPr>
      <w:r>
        <w:t xml:space="preserve">The system will check the EC level in the water </w:t>
      </w:r>
      <w:r w:rsidR="00936A5B">
        <w:t xml:space="preserve">when it is in the balanced state </w:t>
      </w:r>
      <w:r>
        <w:t xml:space="preserve">every </w:t>
      </w:r>
      <w:r>
        <w:rPr>
          <w:i/>
          <w:iCs w:val="0"/>
        </w:rPr>
        <w:t>[</w:t>
      </w:r>
      <w:proofErr w:type="spellStart"/>
      <w:r>
        <w:rPr>
          <w:i/>
          <w:iCs w:val="0"/>
        </w:rPr>
        <w:t>EC</w:t>
      </w:r>
      <w:r w:rsidR="00936A5B">
        <w:rPr>
          <w:i/>
          <w:iCs w:val="0"/>
        </w:rPr>
        <w:t>_balanced</w:t>
      </w:r>
      <w:r>
        <w:rPr>
          <w:i/>
          <w:iCs w:val="0"/>
        </w:rPr>
        <w:t>_check_interval</w:t>
      </w:r>
      <w:proofErr w:type="spellEnd"/>
      <w:r>
        <w:rPr>
          <w:i/>
          <w:iCs w:val="0"/>
        </w:rPr>
        <w:t>]</w:t>
      </w:r>
      <w:r w:rsidR="00936A5B">
        <w:rPr>
          <w:i/>
          <w:iCs w:val="0"/>
        </w:rPr>
        <w:t xml:space="preserve"> </w:t>
      </w:r>
      <w:r w:rsidR="00936A5B" w:rsidRPr="00936A5B">
        <w:t>minutes</w:t>
      </w:r>
      <w:r>
        <w:t>.</w:t>
      </w:r>
    </w:p>
    <w:p w14:paraId="39B494D6" w14:textId="312F3DE3" w:rsidR="00936A5B" w:rsidRDefault="00936A5B" w:rsidP="00936A5B">
      <w:pPr>
        <w:pStyle w:val="Requirementlist"/>
        <w:numPr>
          <w:ilvl w:val="0"/>
          <w:numId w:val="37"/>
        </w:numPr>
        <w:spacing w:line="256" w:lineRule="auto"/>
        <w:ind w:left="851" w:hanging="567"/>
      </w:pPr>
      <w:r>
        <w:t xml:space="preserve">The system will check the EC level in the water when it is in the balancing state every </w:t>
      </w:r>
      <w:r>
        <w:rPr>
          <w:i/>
          <w:iCs w:val="0"/>
        </w:rPr>
        <w:t>[</w:t>
      </w:r>
      <w:proofErr w:type="spellStart"/>
      <w:r>
        <w:rPr>
          <w:i/>
          <w:iCs w:val="0"/>
        </w:rPr>
        <w:t>EC_balancing_check_interval</w:t>
      </w:r>
      <w:proofErr w:type="spellEnd"/>
      <w:r>
        <w:rPr>
          <w:i/>
          <w:iCs w:val="0"/>
        </w:rPr>
        <w:t xml:space="preserve">] </w:t>
      </w:r>
      <w:r w:rsidRPr="00936A5B">
        <w:t>minutes</w:t>
      </w:r>
      <w:r>
        <w:t>.</w:t>
      </w:r>
    </w:p>
    <w:tbl>
      <w:tblPr>
        <w:tblStyle w:val="TableGrid"/>
        <w:tblW w:w="0" w:type="auto"/>
        <w:tblLook w:val="04A0" w:firstRow="1" w:lastRow="0" w:firstColumn="1" w:lastColumn="0" w:noHBand="0" w:noVBand="1"/>
      </w:tblPr>
      <w:tblGrid>
        <w:gridCol w:w="1838"/>
        <w:gridCol w:w="2977"/>
        <w:gridCol w:w="1276"/>
        <w:gridCol w:w="2925"/>
      </w:tblGrid>
      <w:tr w:rsidR="00936A5B" w14:paraId="21234E60" w14:textId="77777777" w:rsidTr="00015E44">
        <w:tc>
          <w:tcPr>
            <w:tcW w:w="1838" w:type="dxa"/>
            <w:tcBorders>
              <w:top w:val="single" w:sz="4" w:space="0" w:color="auto"/>
              <w:left w:val="single" w:sz="4" w:space="0" w:color="auto"/>
              <w:bottom w:val="single" w:sz="4" w:space="0" w:color="auto"/>
              <w:right w:val="single" w:sz="4" w:space="0" w:color="auto"/>
            </w:tcBorders>
            <w:vAlign w:val="center"/>
            <w:hideMark/>
          </w:tcPr>
          <w:p w14:paraId="76E774EE" w14:textId="77777777" w:rsidR="00936A5B" w:rsidRDefault="00936A5B" w:rsidP="00015E44">
            <w:r>
              <w:rPr>
                <w:rFonts w:ascii="Times New Roman" w:hAnsi="Times New Roman" w:cs="Times New Roman"/>
                <w:b/>
                <w:bCs/>
                <w:noProof/>
              </w:rPr>
              <w:lastRenderedPageBreak/>
              <w:t>Environment property</w:t>
            </w:r>
          </w:p>
        </w:tc>
        <w:tc>
          <w:tcPr>
            <w:tcW w:w="2977" w:type="dxa"/>
            <w:tcBorders>
              <w:top w:val="single" w:sz="4" w:space="0" w:color="auto"/>
              <w:left w:val="single" w:sz="4" w:space="0" w:color="auto"/>
              <w:bottom w:val="single" w:sz="4" w:space="0" w:color="auto"/>
              <w:right w:val="single" w:sz="4" w:space="0" w:color="auto"/>
            </w:tcBorders>
            <w:vAlign w:val="center"/>
            <w:hideMark/>
          </w:tcPr>
          <w:p w14:paraId="287DD45C" w14:textId="77777777" w:rsidR="00936A5B" w:rsidRDefault="00936A5B" w:rsidP="00015E44">
            <w:r>
              <w:rPr>
                <w:rFonts w:ascii="Times New Roman" w:hAnsi="Times New Roman" w:cs="Times New Roman"/>
                <w:b/>
                <w:bCs/>
                <w:noProof/>
              </w:rPr>
              <w:t>When to do</w:t>
            </w:r>
          </w:p>
        </w:tc>
        <w:tc>
          <w:tcPr>
            <w:tcW w:w="1276" w:type="dxa"/>
            <w:tcBorders>
              <w:top w:val="single" w:sz="4" w:space="0" w:color="auto"/>
              <w:left w:val="single" w:sz="4" w:space="0" w:color="auto"/>
              <w:bottom w:val="single" w:sz="4" w:space="0" w:color="auto"/>
              <w:right w:val="single" w:sz="4" w:space="0" w:color="auto"/>
            </w:tcBorders>
            <w:vAlign w:val="center"/>
            <w:hideMark/>
          </w:tcPr>
          <w:p w14:paraId="7E4897AC" w14:textId="77777777" w:rsidR="00936A5B" w:rsidRDefault="00936A5B" w:rsidP="00015E44">
            <w:r>
              <w:rPr>
                <w:rFonts w:ascii="Times New Roman" w:hAnsi="Times New Roman" w:cs="Times New Roman"/>
                <w:b/>
                <w:bCs/>
                <w:noProof/>
              </w:rPr>
              <w:t>What to do</w:t>
            </w:r>
          </w:p>
        </w:tc>
        <w:tc>
          <w:tcPr>
            <w:tcW w:w="2925" w:type="dxa"/>
            <w:tcBorders>
              <w:top w:val="single" w:sz="4" w:space="0" w:color="auto"/>
              <w:left w:val="single" w:sz="4" w:space="0" w:color="auto"/>
              <w:bottom w:val="single" w:sz="4" w:space="0" w:color="auto"/>
              <w:right w:val="single" w:sz="4" w:space="0" w:color="auto"/>
            </w:tcBorders>
            <w:vAlign w:val="center"/>
            <w:hideMark/>
          </w:tcPr>
          <w:p w14:paraId="41EFA1E9" w14:textId="77777777" w:rsidR="00936A5B" w:rsidRDefault="00936A5B" w:rsidP="00015E44">
            <w:r>
              <w:rPr>
                <w:rFonts w:ascii="Times New Roman" w:hAnsi="Times New Roman" w:cs="Times New Roman"/>
                <w:b/>
                <w:bCs/>
                <w:noProof/>
              </w:rPr>
              <w:t>Until when to do</w:t>
            </w:r>
          </w:p>
        </w:tc>
      </w:tr>
      <w:tr w:rsidR="00936A5B" w14:paraId="7B91FF59" w14:textId="77777777" w:rsidTr="00015E44">
        <w:tc>
          <w:tcPr>
            <w:tcW w:w="1838" w:type="dxa"/>
            <w:tcBorders>
              <w:top w:val="single" w:sz="4" w:space="0" w:color="auto"/>
              <w:left w:val="single" w:sz="4" w:space="0" w:color="auto"/>
              <w:bottom w:val="nil"/>
              <w:right w:val="single" w:sz="4" w:space="0" w:color="auto"/>
            </w:tcBorders>
            <w:vAlign w:val="center"/>
          </w:tcPr>
          <w:p w14:paraId="62826D79" w14:textId="77777777" w:rsidR="00936A5B" w:rsidRDefault="00936A5B" w:rsidP="00015E44">
            <w:pPr>
              <w:jc w:val="center"/>
              <w:rPr>
                <w:rFonts w:ascii="Times New Roman" w:hAnsi="Times New Roman" w:cs="Times New Roman"/>
                <w:noProof/>
              </w:rPr>
            </w:pPr>
          </w:p>
          <w:p w14:paraId="40AEA86D" w14:textId="77777777" w:rsidR="00936A5B" w:rsidRDefault="00936A5B" w:rsidP="00015E44">
            <w:pPr>
              <w:jc w:val="center"/>
              <w:rPr>
                <w:rFonts w:ascii="Times New Roman" w:hAnsi="Times New Roman" w:cs="Times New Roman"/>
                <w:noProof/>
              </w:rPr>
            </w:pPr>
          </w:p>
          <w:p w14:paraId="078045E7" w14:textId="26F0A5F5" w:rsidR="00936A5B" w:rsidRDefault="00936A5B" w:rsidP="00015E44">
            <w:pPr>
              <w:jc w:val="center"/>
              <w:rPr>
                <w:rFonts w:ascii="Times New Roman" w:hAnsi="Times New Roman" w:cs="Times New Roman"/>
              </w:rPr>
            </w:pPr>
            <w:r>
              <w:rPr>
                <w:rFonts w:ascii="Times New Roman" w:hAnsi="Times New Roman" w:cs="Times New Roman"/>
                <w:noProof/>
              </w:rPr>
              <w:t>Water level</w:t>
            </w:r>
          </w:p>
        </w:tc>
        <w:tc>
          <w:tcPr>
            <w:tcW w:w="2977" w:type="dxa"/>
            <w:tcBorders>
              <w:top w:val="single" w:sz="4" w:space="0" w:color="auto"/>
              <w:left w:val="single" w:sz="4" w:space="0" w:color="auto"/>
              <w:bottom w:val="single" w:sz="4" w:space="0" w:color="auto"/>
              <w:right w:val="single" w:sz="4" w:space="0" w:color="auto"/>
            </w:tcBorders>
            <w:vAlign w:val="center"/>
            <w:hideMark/>
          </w:tcPr>
          <w:p w14:paraId="5F065C66" w14:textId="4328B1A7" w:rsidR="00936A5B" w:rsidRPr="00A169C2" w:rsidRDefault="00936A5B" w:rsidP="00015E44">
            <w:pPr>
              <w:rPr>
                <w:rFonts w:ascii="Times New Roman" w:hAnsi="Times New Roman" w:cs="Times New Roman"/>
                <w:sz w:val="20"/>
                <w:szCs w:val="20"/>
              </w:rPr>
            </w:pPr>
            <w:r w:rsidRPr="00A169C2">
              <w:rPr>
                <w:rFonts w:ascii="Times New Roman" w:hAnsi="Times New Roman" w:cs="Times New Roman"/>
                <w:b/>
                <w:bCs/>
                <w:i/>
                <w:iCs/>
                <w:noProof/>
                <w:sz w:val="20"/>
                <w:szCs w:val="20"/>
              </w:rPr>
              <w:t xml:space="preserve">&lt; </w:t>
            </w:r>
            <w:r w:rsidRPr="00A169C2">
              <w:rPr>
                <w:rFonts w:ascii="Times New Roman" w:hAnsi="Times New Roman" w:cs="Times New Roman"/>
                <w:i/>
                <w:iCs/>
                <w:noProof/>
                <w:sz w:val="20"/>
                <w:szCs w:val="20"/>
              </w:rPr>
              <w:t>[minimum_</w:t>
            </w:r>
            <w:r>
              <w:rPr>
                <w:rFonts w:ascii="Times New Roman" w:hAnsi="Times New Roman" w:cs="Times New Roman"/>
                <w:i/>
                <w:iCs/>
                <w:noProof/>
                <w:sz w:val="20"/>
                <w:szCs w:val="20"/>
              </w:rPr>
              <w:t>water_level</w:t>
            </w:r>
            <w:r w:rsidRPr="00A169C2">
              <w:rPr>
                <w:rFonts w:ascii="Times New Roman" w:hAnsi="Times New Roman" w:cs="Times New Roman"/>
                <w:i/>
                <w:iCs/>
                <w:noProof/>
                <w:sz w:val="20"/>
                <w:szCs w:val="20"/>
              </w:rPr>
              <w:t>]</w:t>
            </w:r>
          </w:p>
        </w:tc>
        <w:tc>
          <w:tcPr>
            <w:tcW w:w="1276" w:type="dxa"/>
            <w:tcBorders>
              <w:top w:val="single" w:sz="4" w:space="0" w:color="auto"/>
              <w:left w:val="single" w:sz="4" w:space="0" w:color="auto"/>
              <w:bottom w:val="single" w:sz="4" w:space="0" w:color="auto"/>
              <w:right w:val="single" w:sz="4" w:space="0" w:color="auto"/>
            </w:tcBorders>
            <w:vAlign w:val="center"/>
            <w:hideMark/>
          </w:tcPr>
          <w:p w14:paraId="121398B6" w14:textId="4F50B86D" w:rsidR="00936A5B" w:rsidRDefault="00936A5B" w:rsidP="00015E44">
            <w:pPr>
              <w:jc w:val="center"/>
              <w:rPr>
                <w:rFonts w:ascii="Times New Roman" w:hAnsi="Times New Roman" w:cs="Times New Roman"/>
              </w:rPr>
            </w:pPr>
            <w:r>
              <w:rPr>
                <w:rFonts w:ascii="Times New Roman" w:hAnsi="Times New Roman" w:cs="Times New Roman"/>
                <w:noProof/>
              </w:rPr>
              <w:t>R9. Pump water in the reservoir</w:t>
            </w:r>
          </w:p>
        </w:tc>
        <w:tc>
          <w:tcPr>
            <w:tcW w:w="2925" w:type="dxa"/>
            <w:tcBorders>
              <w:top w:val="single" w:sz="4" w:space="0" w:color="auto"/>
              <w:left w:val="single" w:sz="4" w:space="0" w:color="auto"/>
              <w:bottom w:val="single" w:sz="4" w:space="0" w:color="auto"/>
              <w:right w:val="single" w:sz="4" w:space="0" w:color="auto"/>
            </w:tcBorders>
            <w:vAlign w:val="center"/>
            <w:hideMark/>
          </w:tcPr>
          <w:p w14:paraId="14D647ED" w14:textId="38EC1580" w:rsidR="00936A5B" w:rsidRPr="00A169C2" w:rsidRDefault="00936A5B" w:rsidP="00015E44">
            <w:pPr>
              <w:rPr>
                <w:rFonts w:ascii="Times New Roman" w:hAnsi="Times New Roman" w:cs="Times New Roman"/>
                <w:sz w:val="20"/>
                <w:szCs w:val="20"/>
              </w:rPr>
            </w:pPr>
            <w:r w:rsidRPr="00A169C2">
              <w:rPr>
                <w:rFonts w:ascii="Times New Roman" w:hAnsi="Times New Roman" w:cs="Times New Roman"/>
                <w:b/>
                <w:bCs/>
                <w:noProof/>
                <w:sz w:val="20"/>
                <w:szCs w:val="20"/>
              </w:rPr>
              <w:t xml:space="preserve">&gt;= </w:t>
            </w:r>
            <w:r w:rsidRPr="00F12208">
              <w:rPr>
                <w:rFonts w:ascii="Times New Roman" w:hAnsi="Times New Roman" w:cs="Times New Roman"/>
                <w:i/>
                <w:iCs/>
                <w:noProof/>
                <w:sz w:val="20"/>
                <w:szCs w:val="20"/>
              </w:rPr>
              <w:t>(</w:t>
            </w:r>
            <w:r w:rsidRPr="00A169C2">
              <w:rPr>
                <w:rFonts w:ascii="Times New Roman" w:hAnsi="Times New Roman" w:cs="Times New Roman"/>
                <w:i/>
                <w:iCs/>
                <w:noProof/>
                <w:sz w:val="20"/>
                <w:szCs w:val="20"/>
              </w:rPr>
              <w:t>[minimum_</w:t>
            </w:r>
            <w:r>
              <w:rPr>
                <w:rFonts w:ascii="Times New Roman" w:hAnsi="Times New Roman" w:cs="Times New Roman"/>
                <w:i/>
                <w:iCs/>
                <w:noProof/>
                <w:sz w:val="20"/>
                <w:szCs w:val="20"/>
              </w:rPr>
              <w:t>water_level</w:t>
            </w:r>
            <w:r w:rsidRPr="00A169C2">
              <w:rPr>
                <w:rFonts w:ascii="Times New Roman" w:hAnsi="Times New Roman" w:cs="Times New Roman"/>
                <w:i/>
                <w:iCs/>
                <w:noProof/>
                <w:sz w:val="20"/>
                <w:szCs w:val="20"/>
              </w:rPr>
              <w:t>]</w:t>
            </w:r>
            <w:r>
              <w:rPr>
                <w:rFonts w:ascii="Times New Roman" w:hAnsi="Times New Roman" w:cs="Times New Roman"/>
                <w:i/>
                <w:iCs/>
                <w:noProof/>
                <w:sz w:val="20"/>
                <w:szCs w:val="20"/>
              </w:rPr>
              <w:t xml:space="preserve"> + </w:t>
            </w:r>
            <w:r w:rsidRPr="00A169C2">
              <w:rPr>
                <w:rFonts w:ascii="Times New Roman" w:hAnsi="Times New Roman" w:cs="Times New Roman"/>
                <w:i/>
                <w:iCs/>
                <w:noProof/>
                <w:sz w:val="20"/>
                <w:szCs w:val="20"/>
              </w:rPr>
              <w:t>[maximum_</w:t>
            </w:r>
            <w:r>
              <w:rPr>
                <w:rFonts w:ascii="Times New Roman" w:hAnsi="Times New Roman" w:cs="Times New Roman"/>
                <w:i/>
                <w:iCs/>
                <w:noProof/>
                <w:sz w:val="20"/>
                <w:szCs w:val="20"/>
              </w:rPr>
              <w:t>water_level</w:t>
            </w:r>
            <w:r w:rsidRPr="00A169C2">
              <w:rPr>
                <w:rFonts w:ascii="Times New Roman" w:hAnsi="Times New Roman" w:cs="Times New Roman"/>
                <w:i/>
                <w:iCs/>
                <w:noProof/>
                <w:sz w:val="20"/>
                <w:szCs w:val="20"/>
              </w:rPr>
              <w:t>]</w:t>
            </w:r>
            <w:r>
              <w:rPr>
                <w:rFonts w:ascii="Times New Roman" w:hAnsi="Times New Roman" w:cs="Times New Roman"/>
                <w:i/>
                <w:iCs/>
                <w:noProof/>
                <w:sz w:val="20"/>
                <w:szCs w:val="20"/>
              </w:rPr>
              <w:t>) / 2</w:t>
            </w:r>
          </w:p>
        </w:tc>
      </w:tr>
      <w:tr w:rsidR="00936A5B" w14:paraId="6A7B1E0F" w14:textId="77777777" w:rsidTr="00015E44">
        <w:tc>
          <w:tcPr>
            <w:tcW w:w="1838" w:type="dxa"/>
            <w:tcBorders>
              <w:top w:val="nil"/>
              <w:left w:val="single" w:sz="4" w:space="0" w:color="auto"/>
              <w:bottom w:val="single" w:sz="4" w:space="0" w:color="auto"/>
              <w:right w:val="single" w:sz="4" w:space="0" w:color="auto"/>
            </w:tcBorders>
            <w:vAlign w:val="center"/>
          </w:tcPr>
          <w:p w14:paraId="2AFDF8A3" w14:textId="77777777" w:rsidR="00936A5B" w:rsidRDefault="00936A5B" w:rsidP="00015E44">
            <w:pPr>
              <w:rPr>
                <w:rFonts w:ascii="Times New Roman" w:hAnsi="Times New Roman" w:cs="Times New Roman"/>
              </w:rPr>
            </w:pPr>
          </w:p>
        </w:tc>
        <w:tc>
          <w:tcPr>
            <w:tcW w:w="2977" w:type="dxa"/>
            <w:tcBorders>
              <w:top w:val="single" w:sz="4" w:space="0" w:color="auto"/>
              <w:left w:val="single" w:sz="4" w:space="0" w:color="auto"/>
              <w:bottom w:val="single" w:sz="4" w:space="0" w:color="auto"/>
              <w:right w:val="single" w:sz="4" w:space="0" w:color="auto"/>
            </w:tcBorders>
            <w:vAlign w:val="center"/>
            <w:hideMark/>
          </w:tcPr>
          <w:p w14:paraId="6C385011" w14:textId="6AC13027" w:rsidR="00936A5B" w:rsidRPr="00A169C2" w:rsidRDefault="00936A5B" w:rsidP="00015E44">
            <w:pPr>
              <w:rPr>
                <w:rFonts w:ascii="Times New Roman" w:hAnsi="Times New Roman" w:cs="Times New Roman"/>
                <w:sz w:val="20"/>
                <w:szCs w:val="20"/>
              </w:rPr>
            </w:pPr>
            <w:r w:rsidRPr="00A169C2">
              <w:rPr>
                <w:rFonts w:ascii="Times New Roman" w:hAnsi="Times New Roman" w:cs="Times New Roman"/>
                <w:b/>
                <w:bCs/>
                <w:i/>
                <w:iCs/>
                <w:noProof/>
                <w:sz w:val="20"/>
                <w:szCs w:val="20"/>
              </w:rPr>
              <w:t xml:space="preserve">&gt; </w:t>
            </w:r>
            <w:r w:rsidRPr="00A169C2">
              <w:rPr>
                <w:rFonts w:ascii="Times New Roman" w:hAnsi="Times New Roman" w:cs="Times New Roman"/>
                <w:i/>
                <w:iCs/>
                <w:noProof/>
                <w:sz w:val="20"/>
                <w:szCs w:val="20"/>
              </w:rPr>
              <w:t>[</w:t>
            </w:r>
            <w:r>
              <w:rPr>
                <w:rFonts w:ascii="Times New Roman" w:hAnsi="Times New Roman" w:cs="Times New Roman"/>
                <w:i/>
                <w:iCs/>
                <w:noProof/>
                <w:sz w:val="20"/>
                <w:szCs w:val="20"/>
              </w:rPr>
              <w:t>maximum_water_level</w:t>
            </w:r>
            <w:r w:rsidRPr="00A169C2">
              <w:rPr>
                <w:rFonts w:ascii="Times New Roman" w:hAnsi="Times New Roman" w:cs="Times New Roman"/>
                <w:i/>
                <w:iCs/>
                <w:noProof/>
                <w:sz w:val="20"/>
                <w:szCs w:val="20"/>
              </w:rPr>
              <w:t>]</w:t>
            </w:r>
          </w:p>
        </w:tc>
        <w:tc>
          <w:tcPr>
            <w:tcW w:w="1276" w:type="dxa"/>
            <w:tcBorders>
              <w:top w:val="single" w:sz="4" w:space="0" w:color="auto"/>
              <w:left w:val="single" w:sz="4" w:space="0" w:color="auto"/>
              <w:bottom w:val="single" w:sz="4" w:space="0" w:color="auto"/>
              <w:right w:val="single" w:sz="4" w:space="0" w:color="auto"/>
            </w:tcBorders>
            <w:vAlign w:val="center"/>
            <w:hideMark/>
          </w:tcPr>
          <w:p w14:paraId="4764879F" w14:textId="7E32CD8D" w:rsidR="00936A5B" w:rsidRDefault="00936A5B" w:rsidP="00015E44">
            <w:pPr>
              <w:jc w:val="center"/>
              <w:rPr>
                <w:rFonts w:ascii="Times New Roman" w:hAnsi="Times New Roman" w:cs="Times New Roman"/>
              </w:rPr>
            </w:pPr>
            <w:r>
              <w:rPr>
                <w:rFonts w:ascii="Times New Roman" w:hAnsi="Times New Roman" w:cs="Times New Roman"/>
                <w:noProof/>
              </w:rPr>
              <w:t>R10. Open the valve of the reservoir</w:t>
            </w:r>
          </w:p>
        </w:tc>
        <w:tc>
          <w:tcPr>
            <w:tcW w:w="2925" w:type="dxa"/>
            <w:tcBorders>
              <w:top w:val="single" w:sz="4" w:space="0" w:color="auto"/>
              <w:left w:val="single" w:sz="4" w:space="0" w:color="auto"/>
              <w:bottom w:val="single" w:sz="4" w:space="0" w:color="auto"/>
              <w:right w:val="single" w:sz="4" w:space="0" w:color="auto"/>
            </w:tcBorders>
            <w:vAlign w:val="center"/>
            <w:hideMark/>
          </w:tcPr>
          <w:p w14:paraId="76B3CAE1" w14:textId="3DF4821F" w:rsidR="00936A5B" w:rsidRPr="00A169C2" w:rsidRDefault="00936A5B" w:rsidP="00015E44">
            <w:pPr>
              <w:rPr>
                <w:rFonts w:ascii="Times New Roman" w:hAnsi="Times New Roman" w:cs="Times New Roman"/>
                <w:sz w:val="20"/>
                <w:szCs w:val="20"/>
              </w:rPr>
            </w:pPr>
            <w:r w:rsidRPr="00A169C2">
              <w:rPr>
                <w:rFonts w:ascii="Times New Roman" w:hAnsi="Times New Roman" w:cs="Times New Roman"/>
                <w:b/>
                <w:bCs/>
                <w:noProof/>
                <w:sz w:val="20"/>
                <w:szCs w:val="20"/>
              </w:rPr>
              <w:t xml:space="preserve">&lt;= </w:t>
            </w:r>
            <w:r w:rsidRPr="00F12208">
              <w:rPr>
                <w:rFonts w:ascii="Times New Roman" w:hAnsi="Times New Roman" w:cs="Times New Roman"/>
                <w:i/>
                <w:iCs/>
                <w:noProof/>
                <w:sz w:val="20"/>
                <w:szCs w:val="20"/>
              </w:rPr>
              <w:t>(</w:t>
            </w:r>
            <w:r w:rsidRPr="00A169C2">
              <w:rPr>
                <w:rFonts w:ascii="Times New Roman" w:hAnsi="Times New Roman" w:cs="Times New Roman"/>
                <w:i/>
                <w:iCs/>
                <w:noProof/>
                <w:sz w:val="20"/>
                <w:szCs w:val="20"/>
              </w:rPr>
              <w:t>[minimum_</w:t>
            </w:r>
            <w:r>
              <w:rPr>
                <w:rFonts w:ascii="Times New Roman" w:hAnsi="Times New Roman" w:cs="Times New Roman"/>
                <w:i/>
                <w:iCs/>
                <w:noProof/>
                <w:sz w:val="20"/>
                <w:szCs w:val="20"/>
              </w:rPr>
              <w:t>water_level</w:t>
            </w:r>
            <w:r w:rsidRPr="00A169C2">
              <w:rPr>
                <w:rFonts w:ascii="Times New Roman" w:hAnsi="Times New Roman" w:cs="Times New Roman"/>
                <w:i/>
                <w:iCs/>
                <w:noProof/>
                <w:sz w:val="20"/>
                <w:szCs w:val="20"/>
              </w:rPr>
              <w:t>]</w:t>
            </w:r>
            <w:r>
              <w:rPr>
                <w:rFonts w:ascii="Times New Roman" w:hAnsi="Times New Roman" w:cs="Times New Roman"/>
                <w:i/>
                <w:iCs/>
                <w:noProof/>
                <w:sz w:val="20"/>
                <w:szCs w:val="20"/>
              </w:rPr>
              <w:t xml:space="preserve"> + </w:t>
            </w:r>
            <w:r w:rsidRPr="00A169C2">
              <w:rPr>
                <w:rFonts w:ascii="Times New Roman" w:hAnsi="Times New Roman" w:cs="Times New Roman"/>
                <w:i/>
                <w:iCs/>
                <w:noProof/>
                <w:sz w:val="20"/>
                <w:szCs w:val="20"/>
              </w:rPr>
              <w:t>[maximum</w:t>
            </w:r>
            <w:r>
              <w:rPr>
                <w:rFonts w:ascii="Times New Roman" w:hAnsi="Times New Roman" w:cs="Times New Roman"/>
                <w:i/>
                <w:iCs/>
                <w:noProof/>
                <w:sz w:val="20"/>
                <w:szCs w:val="20"/>
              </w:rPr>
              <w:t>_water_level</w:t>
            </w:r>
            <w:r w:rsidRPr="00A169C2">
              <w:rPr>
                <w:rFonts w:ascii="Times New Roman" w:hAnsi="Times New Roman" w:cs="Times New Roman"/>
                <w:i/>
                <w:iCs/>
                <w:noProof/>
                <w:sz w:val="20"/>
                <w:szCs w:val="20"/>
              </w:rPr>
              <w:t>]</w:t>
            </w:r>
            <w:r>
              <w:rPr>
                <w:rFonts w:ascii="Times New Roman" w:hAnsi="Times New Roman" w:cs="Times New Roman"/>
                <w:i/>
                <w:iCs/>
                <w:noProof/>
                <w:sz w:val="20"/>
                <w:szCs w:val="20"/>
              </w:rPr>
              <w:t>) / 2</w:t>
            </w:r>
          </w:p>
        </w:tc>
      </w:tr>
    </w:tbl>
    <w:p w14:paraId="218142AC" w14:textId="77777777" w:rsidR="00936A5B" w:rsidRDefault="00936A5B" w:rsidP="00936A5B">
      <w:pPr>
        <w:pStyle w:val="Requirementlist"/>
        <w:numPr>
          <w:ilvl w:val="0"/>
          <w:numId w:val="0"/>
        </w:numPr>
        <w:spacing w:line="256" w:lineRule="auto"/>
        <w:ind w:left="284"/>
      </w:pPr>
    </w:p>
    <w:p w14:paraId="0929F3C4" w14:textId="20EC3A32" w:rsidR="00AB091E" w:rsidRDefault="00AB091E" w:rsidP="00DD6E01">
      <w:pPr>
        <w:pStyle w:val="Requirementlist"/>
        <w:numPr>
          <w:ilvl w:val="0"/>
          <w:numId w:val="37"/>
        </w:numPr>
        <w:spacing w:line="256" w:lineRule="auto"/>
        <w:ind w:left="851" w:hanging="567"/>
      </w:pPr>
      <w:r>
        <w:t xml:space="preserve">The system will check the </w:t>
      </w:r>
      <w:ins w:id="20" w:author="Deirbhle Smith" w:date="2022-12-05T15:43:00Z">
        <w:r w:rsidR="00DD6E01">
          <w:t>water</w:t>
        </w:r>
      </w:ins>
      <w:r>
        <w:t xml:space="preserve"> level </w:t>
      </w:r>
      <w:r w:rsidR="00936A5B">
        <w:t xml:space="preserve">when it is in the balanced state </w:t>
      </w:r>
      <w:del w:id="21" w:author="Deirbhle Smith" w:date="2022-12-05T15:43:00Z">
        <w:r>
          <w:delText xml:space="preserve">in the water </w:delText>
        </w:r>
      </w:del>
      <w:r>
        <w:t xml:space="preserve">every </w:t>
      </w:r>
      <w:r>
        <w:rPr>
          <w:i/>
          <w:iCs w:val="0"/>
        </w:rPr>
        <w:t>[</w:t>
      </w:r>
      <w:proofErr w:type="spellStart"/>
      <w:del w:id="22" w:author="Deirbhle Smith" w:date="2022-12-05T15:43:00Z">
        <w:r>
          <w:rPr>
            <w:i/>
            <w:iCs w:val="0"/>
          </w:rPr>
          <w:delText>nitrogen</w:delText>
        </w:r>
      </w:del>
      <w:ins w:id="23" w:author="Deirbhle Smith" w:date="2022-12-05T15:43:00Z">
        <w:r w:rsidR="00DD6E01">
          <w:rPr>
            <w:i/>
            <w:iCs w:val="0"/>
          </w:rPr>
          <w:t>waterlevel</w:t>
        </w:r>
      </w:ins>
      <w:r w:rsidR="00936A5B">
        <w:rPr>
          <w:i/>
          <w:iCs w:val="0"/>
        </w:rPr>
        <w:t>_balanced</w:t>
      </w:r>
      <w:r>
        <w:rPr>
          <w:i/>
          <w:iCs w:val="0"/>
        </w:rPr>
        <w:t>_check_interval</w:t>
      </w:r>
      <w:proofErr w:type="spellEnd"/>
      <w:r>
        <w:rPr>
          <w:i/>
          <w:iCs w:val="0"/>
        </w:rPr>
        <w:t>]</w:t>
      </w:r>
      <w:r w:rsidR="00936A5B">
        <w:rPr>
          <w:i/>
          <w:iCs w:val="0"/>
        </w:rPr>
        <w:t xml:space="preserve"> </w:t>
      </w:r>
      <w:r w:rsidR="00936A5B">
        <w:t>minutes</w:t>
      </w:r>
      <w:r>
        <w:t>.</w:t>
      </w:r>
    </w:p>
    <w:p w14:paraId="51424034" w14:textId="00CFEC2D" w:rsidR="00936A5B" w:rsidRDefault="00936A5B" w:rsidP="00936A5B">
      <w:pPr>
        <w:pStyle w:val="Requirementlist"/>
        <w:numPr>
          <w:ilvl w:val="0"/>
          <w:numId w:val="37"/>
        </w:numPr>
        <w:spacing w:line="256" w:lineRule="auto"/>
        <w:ind w:left="851" w:hanging="567"/>
      </w:pPr>
      <w:r>
        <w:t xml:space="preserve">The system will check the </w:t>
      </w:r>
      <w:ins w:id="24" w:author="Deirbhle Smith" w:date="2022-12-05T15:43:00Z">
        <w:r>
          <w:t>water</w:t>
        </w:r>
      </w:ins>
      <w:r>
        <w:t xml:space="preserve"> level when it is in the balancing state </w:t>
      </w:r>
      <w:del w:id="25" w:author="Deirbhle Smith" w:date="2022-12-05T15:43:00Z">
        <w:r>
          <w:delText xml:space="preserve">in the water </w:delText>
        </w:r>
      </w:del>
      <w:r>
        <w:t xml:space="preserve">every </w:t>
      </w:r>
      <w:r>
        <w:rPr>
          <w:i/>
          <w:iCs w:val="0"/>
        </w:rPr>
        <w:t>[</w:t>
      </w:r>
      <w:proofErr w:type="spellStart"/>
      <w:del w:id="26" w:author="Deirbhle Smith" w:date="2022-12-05T15:43:00Z">
        <w:r>
          <w:rPr>
            <w:i/>
            <w:iCs w:val="0"/>
          </w:rPr>
          <w:delText>nitrogen</w:delText>
        </w:r>
      </w:del>
      <w:ins w:id="27" w:author="Deirbhle Smith" w:date="2022-12-05T15:43:00Z">
        <w:r>
          <w:rPr>
            <w:i/>
            <w:iCs w:val="0"/>
          </w:rPr>
          <w:t>waterlevel</w:t>
        </w:r>
      </w:ins>
      <w:r>
        <w:rPr>
          <w:i/>
          <w:iCs w:val="0"/>
        </w:rPr>
        <w:t>_balancing</w:t>
      </w:r>
      <w:proofErr w:type="spellEnd"/>
      <w:r>
        <w:rPr>
          <w:i/>
          <w:iCs w:val="0"/>
        </w:rPr>
        <w:t xml:space="preserve"> _</w:t>
      </w:r>
      <w:proofErr w:type="spellStart"/>
      <w:r>
        <w:rPr>
          <w:i/>
          <w:iCs w:val="0"/>
        </w:rPr>
        <w:t>check_interval</w:t>
      </w:r>
      <w:proofErr w:type="spellEnd"/>
      <w:r>
        <w:rPr>
          <w:i/>
          <w:iCs w:val="0"/>
        </w:rPr>
        <w:t xml:space="preserve">] </w:t>
      </w:r>
      <w:r>
        <w:t>minutes.</w:t>
      </w:r>
    </w:p>
    <w:p w14:paraId="0637E5A3" w14:textId="77777777" w:rsidR="00AB091E" w:rsidRDefault="00AB091E" w:rsidP="00AB091E">
      <w:pPr>
        <w:pStyle w:val="Requirementlist"/>
        <w:numPr>
          <w:ilvl w:val="0"/>
          <w:numId w:val="37"/>
        </w:numPr>
        <w:spacing w:line="256" w:lineRule="auto"/>
        <w:ind w:left="851" w:hanging="567"/>
        <w:rPr>
          <w:del w:id="28" w:author="Deirbhle Smith" w:date="2022-12-05T15:43:00Z"/>
        </w:rPr>
      </w:pPr>
      <w:del w:id="29" w:author="Deirbhle Smith" w:date="2022-12-05T15:43:00Z">
        <w:r>
          <w:delText xml:space="preserve">The system will check the phosphorus(P) level in the water every </w:delText>
        </w:r>
        <w:r>
          <w:rPr>
            <w:i/>
            <w:iCs w:val="0"/>
          </w:rPr>
          <w:delText>[phosphorus_check_interval]</w:delText>
        </w:r>
        <w:r>
          <w:delText>.</w:delText>
        </w:r>
      </w:del>
    </w:p>
    <w:p w14:paraId="2971610D" w14:textId="77777777" w:rsidR="00AB091E" w:rsidRDefault="00AB091E" w:rsidP="00AB091E">
      <w:pPr>
        <w:pStyle w:val="Requirementlist"/>
        <w:numPr>
          <w:ilvl w:val="0"/>
          <w:numId w:val="37"/>
        </w:numPr>
        <w:spacing w:line="256" w:lineRule="auto"/>
        <w:ind w:left="851" w:hanging="567"/>
        <w:rPr>
          <w:del w:id="30" w:author="Deirbhle Smith" w:date="2022-12-05T15:43:00Z"/>
        </w:rPr>
      </w:pPr>
      <w:del w:id="31" w:author="Deirbhle Smith" w:date="2022-12-05T15:43:00Z">
        <w:r>
          <w:delText xml:space="preserve">The system will check the potassium(K) level in the water every </w:delText>
        </w:r>
        <w:r>
          <w:rPr>
            <w:i/>
            <w:iCs w:val="0"/>
          </w:rPr>
          <w:delText>[potassium_check_interval]</w:delText>
        </w:r>
        <w:r>
          <w:delText>.</w:delText>
        </w:r>
      </w:del>
    </w:p>
    <w:p w14:paraId="7DA50A75" w14:textId="77777777" w:rsidR="00AB091E" w:rsidRDefault="00AB091E" w:rsidP="00AB091E">
      <w:pPr>
        <w:pStyle w:val="Requirementlist"/>
        <w:numPr>
          <w:ilvl w:val="0"/>
          <w:numId w:val="37"/>
        </w:numPr>
        <w:spacing w:line="256" w:lineRule="auto"/>
        <w:ind w:left="851" w:hanging="567"/>
        <w:rPr>
          <w:del w:id="32" w:author="Deirbhle Smith" w:date="2022-12-05T15:43:00Z"/>
        </w:rPr>
      </w:pPr>
      <w:del w:id="33" w:author="Deirbhle Smith" w:date="2022-12-05T15:43:00Z">
        <w:r>
          <w:delText xml:space="preserve">It will ensure the levels are kept to an NPK ratio of </w:delText>
        </w:r>
        <w:r>
          <w:rPr>
            <w:i/>
            <w:iCs w:val="0"/>
          </w:rPr>
          <w:delText>[NPK_ratio]</w:delText>
        </w:r>
        <w:r>
          <w:delText xml:space="preserve"> by adding nutrients as needed.</w:delText>
        </w:r>
      </w:del>
    </w:p>
    <w:p w14:paraId="24F206B3" w14:textId="06BAACCF" w:rsidR="00AB091E" w:rsidRDefault="00AB091E" w:rsidP="00734F0F">
      <w:pPr>
        <w:pStyle w:val="Requirementlist"/>
        <w:numPr>
          <w:ilvl w:val="0"/>
          <w:numId w:val="37"/>
        </w:numPr>
        <w:spacing w:line="256" w:lineRule="auto"/>
        <w:ind w:left="851" w:hanging="567"/>
      </w:pPr>
      <w:r>
        <w:t xml:space="preserve">If the system cannot solve an </w:t>
      </w:r>
      <w:r w:rsidR="00936A5B">
        <w:t>issue,</w:t>
      </w:r>
      <w:r>
        <w:t xml:space="preserve"> it will alert the administrator.</w:t>
      </w:r>
    </w:p>
    <w:p w14:paraId="2DC74850" w14:textId="6DDB6C8B" w:rsidR="00936A5B" w:rsidRDefault="00936A5B" w:rsidP="00734F0F">
      <w:pPr>
        <w:pStyle w:val="Requirementlist"/>
        <w:numPr>
          <w:ilvl w:val="0"/>
          <w:numId w:val="37"/>
        </w:numPr>
        <w:spacing w:line="256" w:lineRule="auto"/>
        <w:ind w:left="851" w:hanging="567"/>
      </w:pPr>
      <w:r>
        <w:t>The system generates reports based on the inputs of the administrator.</w:t>
      </w:r>
    </w:p>
    <w:p w14:paraId="5C7D0EBD" w14:textId="58F3D725" w:rsidR="00CE15BB" w:rsidRDefault="00CE15BB">
      <w:pPr>
        <w:rPr>
          <w:rFonts w:ascii="Times New Roman" w:hAnsi="Times New Roman" w:cs="Times New Roman"/>
          <w:bCs/>
          <w:iCs/>
          <w:lang w:val="en-US"/>
        </w:rPr>
      </w:pPr>
      <w:r>
        <w:br w:type="page"/>
      </w:r>
    </w:p>
    <w:p w14:paraId="5D72E407" w14:textId="2842F5AC" w:rsidR="00727402" w:rsidRPr="00E351D1" w:rsidRDefault="005040E1" w:rsidP="00F8533B">
      <w:pPr>
        <w:pStyle w:val="Sectiontitle"/>
      </w:pPr>
      <w:bookmarkStart w:id="34" w:name="_Toc117247983"/>
      <w:bookmarkStart w:id="35" w:name="_Toc121156754"/>
      <w:r>
        <w:lastRenderedPageBreak/>
        <w:t>3</w:t>
      </w:r>
      <w:r w:rsidR="00A46DE2" w:rsidRPr="00E351D1">
        <w:t xml:space="preserve">. </w:t>
      </w:r>
      <w:r w:rsidR="00727402" w:rsidRPr="00E351D1">
        <w:t>Design</w:t>
      </w:r>
      <w:r w:rsidR="00A46DE2" w:rsidRPr="00E351D1">
        <w:t xml:space="preserve"> Diagrams</w:t>
      </w:r>
      <w:bookmarkEnd w:id="34"/>
      <w:bookmarkEnd w:id="35"/>
    </w:p>
    <w:p w14:paraId="40111829" w14:textId="0829F7CA" w:rsidR="00727402" w:rsidRPr="00E351D1" w:rsidRDefault="005040E1" w:rsidP="00F8533B">
      <w:pPr>
        <w:pStyle w:val="Subtitle"/>
      </w:pPr>
      <w:bookmarkStart w:id="36" w:name="_Toc117247984"/>
      <w:bookmarkStart w:id="37" w:name="_Toc121156755"/>
      <w:r>
        <w:t>3</w:t>
      </w:r>
      <w:r w:rsidR="00A46DE2" w:rsidRPr="00E351D1">
        <w:t>.1</w:t>
      </w:r>
      <w:r w:rsidR="00727402" w:rsidRPr="00E351D1">
        <w:t xml:space="preserve"> </w:t>
      </w:r>
      <w:r w:rsidR="00727402" w:rsidRPr="00D23F3E">
        <w:rPr>
          <w:rStyle w:val="SubtitleChar"/>
        </w:rPr>
        <w:t>Use</w:t>
      </w:r>
      <w:r w:rsidR="009168DC" w:rsidRPr="00D23F3E">
        <w:rPr>
          <w:rStyle w:val="SubtitleChar"/>
        </w:rPr>
        <w:t>-</w:t>
      </w:r>
      <w:r w:rsidR="00727402" w:rsidRPr="00D23F3E">
        <w:rPr>
          <w:rStyle w:val="SubtitleChar"/>
        </w:rPr>
        <w:t>Case Diagram</w:t>
      </w:r>
      <w:bookmarkEnd w:id="36"/>
      <w:bookmarkEnd w:id="37"/>
    </w:p>
    <w:p w14:paraId="0F34F46F" w14:textId="77EAE650" w:rsidR="009168DC" w:rsidRPr="00E351D1" w:rsidRDefault="009168DC" w:rsidP="00D23F3E">
      <w:pPr>
        <w:pStyle w:val="Textcontent"/>
      </w:pPr>
      <w:r w:rsidRPr="00E351D1">
        <w:t>Th</w:t>
      </w:r>
      <w:r w:rsidR="00177BE0" w:rsidRPr="00E351D1">
        <w:t>e use-case</w:t>
      </w:r>
      <w:r w:rsidRPr="00E351D1">
        <w:t xml:space="preserve"> diagram</w:t>
      </w:r>
      <w:r w:rsidR="008F42DC" w:rsidRPr="00E351D1">
        <w:t xml:space="preserve"> (</w:t>
      </w:r>
      <w:r w:rsidR="008F42DC" w:rsidRPr="000B230E">
        <w:rPr>
          <w:i/>
          <w:iCs/>
        </w:rPr>
        <w:t>seen in</w:t>
      </w:r>
      <w:r w:rsidR="00AC2A02">
        <w:t xml:space="preserve"> </w:t>
      </w:r>
      <w:r w:rsidR="00AC2A02" w:rsidRPr="000B230E">
        <w:rPr>
          <w:i/>
          <w:iCs/>
        </w:rPr>
        <w:fldChar w:fldCharType="begin"/>
      </w:r>
      <w:r w:rsidR="00AC2A02" w:rsidRPr="000B230E">
        <w:rPr>
          <w:i/>
          <w:iCs/>
        </w:rPr>
        <w:instrText xml:space="preserve"> REF _Ref117256785 \h </w:instrText>
      </w:r>
      <w:r w:rsidR="000B230E">
        <w:rPr>
          <w:i/>
          <w:iCs/>
        </w:rPr>
        <w:instrText xml:space="preserve"> \* MERGEFORMAT </w:instrText>
      </w:r>
      <w:r w:rsidR="00AC2A02" w:rsidRPr="000B230E">
        <w:rPr>
          <w:i/>
          <w:iCs/>
        </w:rPr>
      </w:r>
      <w:r w:rsidR="00AC2A02" w:rsidRPr="000B230E">
        <w:rPr>
          <w:i/>
          <w:iCs/>
        </w:rPr>
        <w:fldChar w:fldCharType="separate"/>
      </w:r>
      <w:r w:rsidR="006479DD" w:rsidRPr="000B230E">
        <w:rPr>
          <w:i/>
          <w:iCs/>
        </w:rPr>
        <w:t xml:space="preserve">Figure </w:t>
      </w:r>
      <w:r w:rsidR="006479DD" w:rsidRPr="000B230E">
        <w:rPr>
          <w:i/>
          <w:iCs/>
          <w:noProof/>
        </w:rPr>
        <w:t>2</w:t>
      </w:r>
      <w:r w:rsidR="00AC2A02" w:rsidRPr="000B230E">
        <w:rPr>
          <w:i/>
          <w:iCs/>
        </w:rPr>
        <w:fldChar w:fldCharType="end"/>
      </w:r>
      <w:r w:rsidR="008F42DC" w:rsidRPr="00E351D1">
        <w:t>)</w:t>
      </w:r>
      <w:r w:rsidRPr="00E351D1">
        <w:t xml:space="preserve"> is aimed to graphically capture the system</w:t>
      </w:r>
      <w:r w:rsidR="009A092C" w:rsidRPr="00E351D1">
        <w:t>’</w:t>
      </w:r>
      <w:r w:rsidRPr="00E351D1">
        <w:t>s actors, i.e. the administrator</w:t>
      </w:r>
      <w:r w:rsidR="00DC0DBA">
        <w:t>,</w:t>
      </w:r>
      <w:r w:rsidRPr="00E351D1">
        <w:t xml:space="preserve"> and the actions which can be performed</w:t>
      </w:r>
      <w:r w:rsidR="00177BE0" w:rsidRPr="00E351D1">
        <w:t xml:space="preserve">: initialize the system parameters, adjust system parameters, generate </w:t>
      </w:r>
      <w:r w:rsidR="009117C0" w:rsidRPr="00E351D1">
        <w:t>reports, receive</w:t>
      </w:r>
      <w:r w:rsidR="00177BE0" w:rsidRPr="00E351D1">
        <w:t xml:space="preserve"> alerts and reset the system. </w:t>
      </w:r>
      <w:r w:rsidRPr="00E351D1">
        <w:t xml:space="preserve">This diagram provides a structure for our </w:t>
      </w:r>
      <w:r w:rsidR="003B079D" w:rsidRPr="00E351D1">
        <w:t xml:space="preserve">application as it helps to identify components in the design phase. It also helps to capture the requirements which </w:t>
      </w:r>
      <w:r w:rsidR="009A092C" w:rsidRPr="00E351D1">
        <w:t>are</w:t>
      </w:r>
      <w:r w:rsidR="003B079D" w:rsidRPr="00E351D1">
        <w:t xml:space="preserve"> presented in detail.</w:t>
      </w:r>
    </w:p>
    <w:p w14:paraId="0A7D4F43" w14:textId="07F259CD" w:rsidR="00E364E8" w:rsidRDefault="009A092C" w:rsidP="001E71B3">
      <w:pPr>
        <w:pStyle w:val="Textcontent"/>
      </w:pPr>
      <w:r w:rsidRPr="00E351D1">
        <w:t>The system administrator should be a biologist/botanist who can supervise the growing phase</w:t>
      </w:r>
      <w:r w:rsidR="00B00B75" w:rsidRPr="00E351D1">
        <w:t xml:space="preserve">, </w:t>
      </w:r>
      <w:r w:rsidRPr="00E351D1">
        <w:t>detect problems in time</w:t>
      </w:r>
      <w:r w:rsidR="00B00B75" w:rsidRPr="00E351D1">
        <w:t xml:space="preserve"> and adjust the parameters accordingly</w:t>
      </w:r>
      <w:r w:rsidRPr="00E351D1">
        <w:t xml:space="preserve">. </w:t>
      </w:r>
      <w:r w:rsidR="00B00B75" w:rsidRPr="00E351D1">
        <w:t>He plants the seeds and initializes the system. Also, he harvests the plants and resets the system.</w:t>
      </w:r>
    </w:p>
    <w:p w14:paraId="776BBA34" w14:textId="0545C2C0" w:rsidR="00D514B5" w:rsidRDefault="00D514B5" w:rsidP="00D514B5">
      <w:pPr>
        <w:pStyle w:val="Textcontent"/>
        <w:jc w:val="center"/>
      </w:pPr>
      <w:r>
        <w:rPr>
          <w:noProof/>
        </w:rPr>
        <w:drawing>
          <wp:inline distT="0" distB="0" distL="0" distR="0" wp14:anchorId="604CEE47" wp14:editId="6D817D51">
            <wp:extent cx="5282471" cy="5886450"/>
            <wp:effectExtent l="0" t="0" r="0" b="0"/>
            <wp:docPr id="5" name="Picture 5" descr="Diagram&#10;&#10;Description automatically generated">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a:extLst>
                        <a:ext uri="{C183D7F6-B498-43B3-948B-1728B52AA6E4}">
                          <adec:decorative xmlns:adec="http://schemas.microsoft.com/office/drawing/2017/decorative" val="0"/>
                        </a:ext>
                      </a:extLst>
                    </pic:cNvPr>
                    <pic:cNvPicPr/>
                  </pic:nvPicPr>
                  <pic:blipFill>
                    <a:blip r:embed="rId24">
                      <a:extLst>
                        <a:ext uri="{28A0092B-C50C-407E-A947-70E740481C1C}">
                          <a14:useLocalDpi xmlns:a14="http://schemas.microsoft.com/office/drawing/2010/main" val="0"/>
                        </a:ext>
                      </a:extLst>
                    </a:blip>
                    <a:stretch>
                      <a:fillRect/>
                    </a:stretch>
                  </pic:blipFill>
                  <pic:spPr>
                    <a:xfrm>
                      <a:off x="0" y="0"/>
                      <a:ext cx="5283902" cy="5888045"/>
                    </a:xfrm>
                    <a:prstGeom prst="rect">
                      <a:avLst/>
                    </a:prstGeom>
                  </pic:spPr>
                </pic:pic>
              </a:graphicData>
            </a:graphic>
          </wp:inline>
        </w:drawing>
      </w:r>
    </w:p>
    <w:p w14:paraId="56E2F219" w14:textId="1D70CC76" w:rsidR="009168DC" w:rsidRPr="00646FBC" w:rsidRDefault="00E364E8" w:rsidP="00E364E8">
      <w:pPr>
        <w:pStyle w:val="Caption"/>
        <w:jc w:val="center"/>
        <w:rPr>
          <w:rFonts w:ascii="Times New Roman" w:hAnsi="Times New Roman" w:cs="Times New Roman"/>
          <w:sz w:val="28"/>
          <w:szCs w:val="28"/>
          <w:lang w:val="en-US"/>
        </w:rPr>
      </w:pPr>
      <w:bookmarkStart w:id="38" w:name="_Ref117256785"/>
      <w:bookmarkStart w:id="39" w:name="_Ref117256780"/>
      <w:bookmarkStart w:id="40" w:name="_Toc121156777"/>
      <w:r w:rsidRPr="00646FBC">
        <w:rPr>
          <w:rFonts w:ascii="Times New Roman" w:hAnsi="Times New Roman" w:cs="Times New Roman"/>
        </w:rPr>
        <w:t xml:space="preserve">Figure </w:t>
      </w:r>
      <w:r w:rsidRPr="00646FBC">
        <w:rPr>
          <w:rFonts w:ascii="Times New Roman" w:hAnsi="Times New Roman" w:cs="Times New Roman"/>
        </w:rPr>
        <w:fldChar w:fldCharType="begin"/>
      </w:r>
      <w:r w:rsidRPr="00646FBC">
        <w:rPr>
          <w:rFonts w:ascii="Times New Roman" w:hAnsi="Times New Roman" w:cs="Times New Roman"/>
        </w:rPr>
        <w:instrText xml:space="preserve"> SEQ Figure \* ARABIC </w:instrText>
      </w:r>
      <w:r w:rsidRPr="00646FBC">
        <w:rPr>
          <w:rFonts w:ascii="Times New Roman" w:hAnsi="Times New Roman" w:cs="Times New Roman"/>
        </w:rPr>
        <w:fldChar w:fldCharType="separate"/>
      </w:r>
      <w:r w:rsidR="009C0A66">
        <w:rPr>
          <w:rFonts w:ascii="Times New Roman" w:hAnsi="Times New Roman" w:cs="Times New Roman"/>
          <w:noProof/>
        </w:rPr>
        <w:t>2</w:t>
      </w:r>
      <w:r w:rsidRPr="00646FBC">
        <w:rPr>
          <w:rFonts w:ascii="Times New Roman" w:hAnsi="Times New Roman" w:cs="Times New Roman"/>
          <w:noProof/>
        </w:rPr>
        <w:fldChar w:fldCharType="end"/>
      </w:r>
      <w:bookmarkEnd w:id="38"/>
      <w:r w:rsidRPr="00646FBC">
        <w:rPr>
          <w:rFonts w:ascii="Times New Roman" w:hAnsi="Times New Roman" w:cs="Times New Roman"/>
        </w:rPr>
        <w:t xml:space="preserve"> Use-case diagram of the Vertical Farm Control System</w:t>
      </w:r>
      <w:bookmarkEnd w:id="39"/>
      <w:bookmarkEnd w:id="40"/>
    </w:p>
    <w:p w14:paraId="073A68F4" w14:textId="237D5829" w:rsidR="00CE15BB" w:rsidRDefault="00CE15BB">
      <w:pPr>
        <w:rPr>
          <w:rFonts w:ascii="Times New Roman" w:hAnsi="Times New Roman" w:cs="Times New Roman"/>
          <w:lang w:val="en-US"/>
        </w:rPr>
      </w:pPr>
      <w:r>
        <w:br w:type="page"/>
      </w:r>
    </w:p>
    <w:p w14:paraId="3641D658" w14:textId="59F5632C" w:rsidR="003B079D" w:rsidRPr="00E351D1" w:rsidRDefault="003B079D" w:rsidP="00D23F3E">
      <w:pPr>
        <w:pStyle w:val="Textcontent"/>
      </w:pPr>
      <w:r w:rsidRPr="00E351D1">
        <w:lastRenderedPageBreak/>
        <w:t>Now the use cases will be presented</w:t>
      </w:r>
      <w:r w:rsidR="00B00B75" w:rsidRPr="00E351D1">
        <w:t>:</w:t>
      </w:r>
    </w:p>
    <w:p w14:paraId="47F2B4EB" w14:textId="67AF7F61" w:rsidR="003B079D" w:rsidRPr="00E351D1" w:rsidRDefault="003B079D" w:rsidP="003B079D">
      <w:pPr>
        <w:spacing w:after="0" w:line="240" w:lineRule="auto"/>
        <w:rPr>
          <w:rFonts w:ascii="Times New Roman" w:hAnsi="Times New Roman"/>
          <w:iCs/>
          <w:sz w:val="20"/>
          <w:szCs w:val="18"/>
          <w:lang w:val="en-US"/>
        </w:rPr>
      </w:pPr>
    </w:p>
    <w:p w14:paraId="07098C1B" w14:textId="5C10490D" w:rsidR="003B079D" w:rsidRPr="00E351D1" w:rsidRDefault="003B079D" w:rsidP="00D23F3E">
      <w:pPr>
        <w:pStyle w:val="Textcontent"/>
        <w:contextualSpacing/>
      </w:pPr>
      <w:r w:rsidRPr="00E351D1">
        <w:rPr>
          <w:b/>
          <w:bCs/>
        </w:rPr>
        <w:t>Use Case</w:t>
      </w:r>
      <w:r w:rsidR="00921AF8" w:rsidRPr="00E351D1">
        <w:rPr>
          <w:b/>
          <w:bCs/>
        </w:rPr>
        <w:t xml:space="preserve"> 1</w:t>
      </w:r>
      <w:r w:rsidRPr="00E351D1">
        <w:t xml:space="preserve">: initialize system parameters </w:t>
      </w:r>
      <w:r w:rsidR="00A54965" w:rsidRPr="00A54965">
        <w:rPr>
          <w:i/>
          <w:iCs/>
        </w:rPr>
        <w:t xml:space="preserve">(for sequence diagram see </w:t>
      </w:r>
      <w:r w:rsidR="00A54965" w:rsidRPr="00A54965">
        <w:rPr>
          <w:i/>
          <w:iCs/>
        </w:rPr>
        <w:fldChar w:fldCharType="begin"/>
      </w:r>
      <w:r w:rsidR="00A54965" w:rsidRPr="00A54965">
        <w:rPr>
          <w:i/>
          <w:iCs/>
        </w:rPr>
        <w:instrText xml:space="preserve"> REF _Ref118209218 \h </w:instrText>
      </w:r>
      <w:r w:rsidR="00A54965">
        <w:rPr>
          <w:i/>
          <w:iCs/>
        </w:rPr>
        <w:instrText xml:space="preserve"> \* MERGEFORMAT </w:instrText>
      </w:r>
      <w:r w:rsidR="00A54965" w:rsidRPr="00A54965">
        <w:rPr>
          <w:i/>
          <w:iCs/>
        </w:rPr>
      </w:r>
      <w:r w:rsidR="00A54965" w:rsidRPr="00A54965">
        <w:rPr>
          <w:i/>
          <w:iCs/>
        </w:rPr>
        <w:fldChar w:fldCharType="separate"/>
      </w:r>
      <w:r w:rsidR="006479DD" w:rsidRPr="006479DD">
        <w:rPr>
          <w:i/>
          <w:iCs/>
        </w:rPr>
        <w:t xml:space="preserve">Figure </w:t>
      </w:r>
      <w:r w:rsidR="006479DD" w:rsidRPr="006479DD">
        <w:rPr>
          <w:i/>
          <w:iCs/>
          <w:noProof/>
        </w:rPr>
        <w:t>3</w:t>
      </w:r>
      <w:r w:rsidR="00A54965" w:rsidRPr="00A54965">
        <w:rPr>
          <w:i/>
          <w:iCs/>
        </w:rPr>
        <w:fldChar w:fldCharType="end"/>
      </w:r>
      <w:r w:rsidR="00A54965" w:rsidRPr="00A54965">
        <w:rPr>
          <w:i/>
          <w:iCs/>
        </w:rPr>
        <w:t>)</w:t>
      </w:r>
    </w:p>
    <w:p w14:paraId="14508FC0" w14:textId="6A9BC707" w:rsidR="003B079D" w:rsidRPr="00E351D1" w:rsidRDefault="003B079D" w:rsidP="00D23F3E">
      <w:pPr>
        <w:pStyle w:val="Textcontent"/>
        <w:contextualSpacing/>
      </w:pPr>
      <w:r w:rsidRPr="00E351D1">
        <w:rPr>
          <w:b/>
          <w:bCs/>
        </w:rPr>
        <w:t>Primary Actor</w:t>
      </w:r>
      <w:r w:rsidRPr="00E351D1">
        <w:t>: administrator</w:t>
      </w:r>
    </w:p>
    <w:p w14:paraId="71A7651B" w14:textId="4B38CBDD" w:rsidR="003B079D" w:rsidRPr="00E351D1" w:rsidRDefault="003B079D" w:rsidP="00D23F3E">
      <w:pPr>
        <w:pStyle w:val="Textcontent"/>
        <w:contextualSpacing/>
      </w:pPr>
      <w:r w:rsidRPr="00E351D1">
        <w:rPr>
          <w:b/>
          <w:bCs/>
        </w:rPr>
        <w:t>Main Success Scenario</w:t>
      </w:r>
      <w:r w:rsidRPr="00E351D1">
        <w:t xml:space="preserve">: </w:t>
      </w:r>
    </w:p>
    <w:p w14:paraId="3DDEAB07" w14:textId="09927EE8" w:rsidR="003B079D" w:rsidRPr="00E351D1" w:rsidRDefault="003B079D" w:rsidP="00D23F3E">
      <w:pPr>
        <w:pStyle w:val="Textcontent"/>
        <w:contextualSpacing/>
      </w:pPr>
      <w:r w:rsidRPr="00E351D1">
        <w:t xml:space="preserve">1. The administrator inserts the values for the: </w:t>
      </w:r>
      <w:r w:rsidR="004E6BA6" w:rsidRPr="00E351D1">
        <w:t>time, air temperature, water temperature, nutrient levels, light intensity, light spectrum, humidity, pH level</w:t>
      </w:r>
      <w:r w:rsidR="00DC0DBA">
        <w:t>,</w:t>
      </w:r>
      <w:r w:rsidR="004E6BA6" w:rsidRPr="00E351D1">
        <w:t xml:space="preserve"> and conductivity level</w:t>
      </w:r>
    </w:p>
    <w:p w14:paraId="22540CE1" w14:textId="55A3D81A" w:rsidR="003B079D" w:rsidRPr="00E351D1" w:rsidRDefault="003B079D" w:rsidP="00D23F3E">
      <w:pPr>
        <w:pStyle w:val="Textcontent"/>
        <w:contextualSpacing/>
      </w:pPr>
      <w:r w:rsidRPr="00E351D1">
        <w:t xml:space="preserve">2. The administrator clicks on the “validate input </w:t>
      </w:r>
      <w:r w:rsidR="004E6BA6" w:rsidRPr="00E351D1">
        <w:t>parameters</w:t>
      </w:r>
      <w:r w:rsidRPr="00E351D1">
        <w:t xml:space="preserve">” button </w:t>
      </w:r>
    </w:p>
    <w:p w14:paraId="0D7EC558" w14:textId="70C0AB46" w:rsidR="003B079D" w:rsidRPr="00E351D1" w:rsidRDefault="003B079D" w:rsidP="00D23F3E">
      <w:pPr>
        <w:pStyle w:val="Textcontent"/>
        <w:contextualSpacing/>
      </w:pPr>
      <w:r w:rsidRPr="00E351D1">
        <w:t xml:space="preserve">3. The application validates the data and displays a message informing the </w:t>
      </w:r>
      <w:r w:rsidR="00161BBE" w:rsidRPr="00E351D1">
        <w:t>administ</w:t>
      </w:r>
      <w:r w:rsidRPr="00E351D1">
        <w:t>r</w:t>
      </w:r>
      <w:r w:rsidR="00161BBE" w:rsidRPr="00E351D1">
        <w:t>ator</w:t>
      </w:r>
      <w:r w:rsidRPr="00E351D1">
        <w:t xml:space="preserve"> to start the s</w:t>
      </w:r>
      <w:r w:rsidR="00161BBE" w:rsidRPr="00E351D1">
        <w:t>ystem</w:t>
      </w:r>
    </w:p>
    <w:p w14:paraId="3CC0ABFA" w14:textId="3E492B45" w:rsidR="003B079D" w:rsidRPr="00E351D1" w:rsidRDefault="003B079D" w:rsidP="00D23F3E">
      <w:pPr>
        <w:pStyle w:val="Textcontent"/>
        <w:contextualSpacing/>
      </w:pPr>
      <w:r w:rsidRPr="00E351D1">
        <w:t xml:space="preserve">4. The </w:t>
      </w:r>
      <w:r w:rsidR="004E6BA6" w:rsidRPr="00E351D1">
        <w:t>administrator</w:t>
      </w:r>
      <w:r w:rsidRPr="00E351D1">
        <w:t xml:space="preserve"> clicks on the “start” button</w:t>
      </w:r>
    </w:p>
    <w:p w14:paraId="06F895EB" w14:textId="59035BA0" w:rsidR="004E6BA6" w:rsidRPr="00E351D1" w:rsidRDefault="004E6BA6" w:rsidP="00D23F3E">
      <w:pPr>
        <w:pStyle w:val="Textcontent"/>
        <w:contextualSpacing/>
      </w:pPr>
      <w:r w:rsidRPr="00E351D1">
        <w:t>5. The application starts the system</w:t>
      </w:r>
    </w:p>
    <w:p w14:paraId="53657DE2" w14:textId="77777777" w:rsidR="003B079D" w:rsidRPr="00E351D1" w:rsidRDefault="003B079D" w:rsidP="00D23F3E">
      <w:pPr>
        <w:pStyle w:val="Textcontent"/>
        <w:contextualSpacing/>
      </w:pPr>
      <w:r w:rsidRPr="00E351D1">
        <w:rPr>
          <w:b/>
          <w:bCs/>
        </w:rPr>
        <w:t>Alternative Sequence</w:t>
      </w:r>
      <w:r w:rsidRPr="00E351D1">
        <w:t xml:space="preserve">: </w:t>
      </w:r>
      <w:r w:rsidRPr="00E351D1">
        <w:rPr>
          <w:u w:val="single"/>
        </w:rPr>
        <w:t>Invalid values for the setup parameters</w:t>
      </w:r>
      <w:r w:rsidRPr="00E351D1">
        <w:t xml:space="preserve"> </w:t>
      </w:r>
    </w:p>
    <w:p w14:paraId="779B3ACA" w14:textId="4C22C88D" w:rsidR="003B079D" w:rsidRPr="00E351D1" w:rsidRDefault="003B079D" w:rsidP="00D23F3E">
      <w:pPr>
        <w:pStyle w:val="Textcontent"/>
        <w:contextualSpacing/>
      </w:pPr>
      <w:r w:rsidRPr="00E351D1">
        <w:t xml:space="preserve">The </w:t>
      </w:r>
      <w:r w:rsidR="00177BE0" w:rsidRPr="00E351D1">
        <w:t>administrator</w:t>
      </w:r>
      <w:r w:rsidRPr="00E351D1">
        <w:t xml:space="preserve"> inserts invalid values for the application’s setup parameters</w:t>
      </w:r>
    </w:p>
    <w:p w14:paraId="192B429C" w14:textId="2F8965BA" w:rsidR="003B079D" w:rsidRPr="00E351D1" w:rsidRDefault="003B079D" w:rsidP="00D23F3E">
      <w:pPr>
        <w:pStyle w:val="Textcontent"/>
        <w:contextualSpacing/>
      </w:pPr>
      <w:r w:rsidRPr="00E351D1">
        <w:t xml:space="preserve">The application displays an error message and requests the </w:t>
      </w:r>
      <w:r w:rsidR="00161BBE" w:rsidRPr="00E351D1">
        <w:t>administrator</w:t>
      </w:r>
      <w:r w:rsidRPr="00E351D1">
        <w:t xml:space="preserve"> to insert valid values</w:t>
      </w:r>
    </w:p>
    <w:p w14:paraId="2BA70B74" w14:textId="2E243AD5" w:rsidR="003B079D" w:rsidRDefault="007D6990" w:rsidP="00D23F3E">
      <w:pPr>
        <w:pStyle w:val="Textcontent"/>
        <w:contextualSpacing/>
      </w:pPr>
      <w:r>
        <w:rPr>
          <w:noProof/>
        </w:rPr>
        <mc:AlternateContent>
          <mc:Choice Requires="wps">
            <w:drawing>
              <wp:anchor distT="0" distB="0" distL="114300" distR="114300" simplePos="0" relativeHeight="251671552" behindDoc="0" locked="0" layoutInCell="1" allowOverlap="1" wp14:anchorId="3EF1CC21" wp14:editId="3F6008CE">
                <wp:simplePos x="0" y="0"/>
                <wp:positionH relativeFrom="column">
                  <wp:posOffset>960120</wp:posOffset>
                </wp:positionH>
                <wp:positionV relativeFrom="paragraph">
                  <wp:posOffset>3183890</wp:posOffset>
                </wp:positionV>
                <wp:extent cx="3811270" cy="635"/>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3811270" cy="635"/>
                        </a:xfrm>
                        <a:prstGeom prst="rect">
                          <a:avLst/>
                        </a:prstGeom>
                        <a:solidFill>
                          <a:prstClr val="white"/>
                        </a:solidFill>
                        <a:ln>
                          <a:noFill/>
                        </a:ln>
                      </wps:spPr>
                      <wps:txbx>
                        <w:txbxContent>
                          <w:p w14:paraId="49DAD81C" w14:textId="43332331" w:rsidR="007D6990" w:rsidRPr="00646FBC" w:rsidRDefault="007D6990" w:rsidP="007D6990">
                            <w:pPr>
                              <w:pStyle w:val="Caption"/>
                              <w:jc w:val="center"/>
                              <w:rPr>
                                <w:rFonts w:ascii="Times New Roman" w:hAnsi="Times New Roman" w:cs="Times New Roman"/>
                                <w:noProof/>
                              </w:rPr>
                            </w:pPr>
                            <w:bookmarkStart w:id="41" w:name="_Ref118209218"/>
                            <w:bookmarkStart w:id="42" w:name="_Toc121156778"/>
                            <w:r w:rsidRPr="00646FBC">
                              <w:rPr>
                                <w:rFonts w:ascii="Times New Roman" w:hAnsi="Times New Roman" w:cs="Times New Roman"/>
                              </w:rPr>
                              <w:t xml:space="preserve">Figure </w:t>
                            </w:r>
                            <w:r w:rsidRPr="00646FBC">
                              <w:rPr>
                                <w:rFonts w:ascii="Times New Roman" w:hAnsi="Times New Roman" w:cs="Times New Roman"/>
                              </w:rPr>
                              <w:fldChar w:fldCharType="begin"/>
                            </w:r>
                            <w:r w:rsidRPr="00646FBC">
                              <w:rPr>
                                <w:rFonts w:ascii="Times New Roman" w:hAnsi="Times New Roman" w:cs="Times New Roman"/>
                              </w:rPr>
                              <w:instrText xml:space="preserve"> SEQ Figure \* ARABIC </w:instrText>
                            </w:r>
                            <w:r w:rsidRPr="00646FBC">
                              <w:rPr>
                                <w:rFonts w:ascii="Times New Roman" w:hAnsi="Times New Roman" w:cs="Times New Roman"/>
                              </w:rPr>
                              <w:fldChar w:fldCharType="separate"/>
                            </w:r>
                            <w:r w:rsidR="009C0A66">
                              <w:rPr>
                                <w:rFonts w:ascii="Times New Roman" w:hAnsi="Times New Roman" w:cs="Times New Roman"/>
                                <w:noProof/>
                              </w:rPr>
                              <w:t>3</w:t>
                            </w:r>
                            <w:r w:rsidRPr="00646FBC">
                              <w:rPr>
                                <w:rFonts w:ascii="Times New Roman" w:hAnsi="Times New Roman" w:cs="Times New Roman"/>
                                <w:noProof/>
                              </w:rPr>
                              <w:fldChar w:fldCharType="end"/>
                            </w:r>
                            <w:bookmarkEnd w:id="41"/>
                            <w:r w:rsidRPr="00646FBC">
                              <w:rPr>
                                <w:rFonts w:ascii="Times New Roman" w:hAnsi="Times New Roman" w:cs="Times New Roman"/>
                              </w:rPr>
                              <w:t xml:space="preserve"> </w:t>
                            </w:r>
                            <w:r w:rsidR="00FE2203" w:rsidRPr="00646FBC">
                              <w:rPr>
                                <w:rFonts w:ascii="Times New Roman" w:hAnsi="Times New Roman" w:cs="Times New Roman"/>
                              </w:rPr>
                              <w:t>Sequence d</w:t>
                            </w:r>
                            <w:r w:rsidRPr="00646FBC">
                              <w:rPr>
                                <w:rFonts w:ascii="Times New Roman" w:hAnsi="Times New Roman" w:cs="Times New Roman"/>
                              </w:rPr>
                              <w:t>iagram for use case 1</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EF1CC21" id="_x0000_t202" coordsize="21600,21600" o:spt="202" path="m,l,21600r21600,l21600,xe">
                <v:stroke joinstyle="miter"/>
                <v:path gradientshapeok="t" o:connecttype="rect"/>
              </v:shapetype>
              <v:shape id="Text Box 15" o:spid="_x0000_s1026" type="#_x0000_t202" style="position:absolute;left:0;text-align:left;margin-left:75.6pt;margin-top:250.7pt;width:300.1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" stroked="f">
                <v:textbox style="mso-fit-shape-to-text:t" inset="0,0,0,0">
                  <w:txbxContent>
                    <w:p w14:paraId="49DAD81C" w14:textId="43332331" w:rsidR="007D6990" w:rsidRPr="00646FBC" w:rsidRDefault="007D6990" w:rsidP="007D6990">
                      <w:pPr>
                        <w:pStyle w:val="Caption"/>
                        <w:jc w:val="center"/>
                        <w:rPr>
                          <w:rFonts w:ascii="Times New Roman" w:hAnsi="Times New Roman" w:cs="Times New Roman"/>
                          <w:noProof/>
                        </w:rPr>
                      </w:pPr>
                      <w:bookmarkStart w:id="43" w:name="_Ref118209218"/>
                      <w:bookmarkStart w:id="44" w:name="_Toc121156778"/>
                      <w:r w:rsidRPr="00646FBC">
                        <w:rPr>
                          <w:rFonts w:ascii="Times New Roman" w:hAnsi="Times New Roman" w:cs="Times New Roman"/>
                        </w:rPr>
                        <w:t xml:space="preserve">Figure </w:t>
                      </w:r>
                      <w:r w:rsidRPr="00646FBC">
                        <w:rPr>
                          <w:rFonts w:ascii="Times New Roman" w:hAnsi="Times New Roman" w:cs="Times New Roman"/>
                        </w:rPr>
                        <w:fldChar w:fldCharType="begin"/>
                      </w:r>
                      <w:r w:rsidRPr="00646FBC">
                        <w:rPr>
                          <w:rFonts w:ascii="Times New Roman" w:hAnsi="Times New Roman" w:cs="Times New Roman"/>
                        </w:rPr>
                        <w:instrText xml:space="preserve"> SEQ Figure \* ARABIC </w:instrText>
                      </w:r>
                      <w:r w:rsidRPr="00646FBC">
                        <w:rPr>
                          <w:rFonts w:ascii="Times New Roman" w:hAnsi="Times New Roman" w:cs="Times New Roman"/>
                        </w:rPr>
                        <w:fldChar w:fldCharType="separate"/>
                      </w:r>
                      <w:r w:rsidR="009C0A66">
                        <w:rPr>
                          <w:rFonts w:ascii="Times New Roman" w:hAnsi="Times New Roman" w:cs="Times New Roman"/>
                          <w:noProof/>
                        </w:rPr>
                        <w:t>3</w:t>
                      </w:r>
                      <w:r w:rsidRPr="00646FBC">
                        <w:rPr>
                          <w:rFonts w:ascii="Times New Roman" w:hAnsi="Times New Roman" w:cs="Times New Roman"/>
                          <w:noProof/>
                        </w:rPr>
                        <w:fldChar w:fldCharType="end"/>
                      </w:r>
                      <w:bookmarkEnd w:id="43"/>
                      <w:r w:rsidRPr="00646FBC">
                        <w:rPr>
                          <w:rFonts w:ascii="Times New Roman" w:hAnsi="Times New Roman" w:cs="Times New Roman"/>
                        </w:rPr>
                        <w:t xml:space="preserve"> </w:t>
                      </w:r>
                      <w:r w:rsidR="00FE2203" w:rsidRPr="00646FBC">
                        <w:rPr>
                          <w:rFonts w:ascii="Times New Roman" w:hAnsi="Times New Roman" w:cs="Times New Roman"/>
                        </w:rPr>
                        <w:t>Sequence d</w:t>
                      </w:r>
                      <w:r w:rsidRPr="00646FBC">
                        <w:rPr>
                          <w:rFonts w:ascii="Times New Roman" w:hAnsi="Times New Roman" w:cs="Times New Roman"/>
                        </w:rPr>
                        <w:t>iagram for use case 1</w:t>
                      </w:r>
                      <w:bookmarkEnd w:id="44"/>
                    </w:p>
                  </w:txbxContent>
                </v:textbox>
                <w10:wrap type="topAndBottom"/>
              </v:shape>
            </w:pict>
          </mc:Fallback>
        </mc:AlternateContent>
      </w:r>
      <w:r>
        <w:rPr>
          <w:noProof/>
        </w:rPr>
        <w:drawing>
          <wp:anchor distT="0" distB="0" distL="114300" distR="114300" simplePos="0" relativeHeight="251661312" behindDoc="0" locked="0" layoutInCell="1" allowOverlap="1" wp14:anchorId="4C7D5AF7" wp14:editId="73E588B5">
            <wp:simplePos x="0" y="0"/>
            <wp:positionH relativeFrom="margin">
              <wp:align>center</wp:align>
            </wp:positionH>
            <wp:positionV relativeFrom="paragraph">
              <wp:posOffset>276860</wp:posOffset>
            </wp:positionV>
            <wp:extent cx="3811270" cy="2849880"/>
            <wp:effectExtent l="0" t="0" r="0" b="7620"/>
            <wp:wrapTopAndBottom/>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811270" cy="2849880"/>
                    </a:xfrm>
                    <a:prstGeom prst="rect">
                      <a:avLst/>
                    </a:prstGeom>
                  </pic:spPr>
                </pic:pic>
              </a:graphicData>
            </a:graphic>
            <wp14:sizeRelH relativeFrom="margin">
              <wp14:pctWidth>0</wp14:pctWidth>
            </wp14:sizeRelH>
            <wp14:sizeRelV relativeFrom="margin">
              <wp14:pctHeight>0</wp14:pctHeight>
            </wp14:sizeRelV>
          </wp:anchor>
        </w:drawing>
      </w:r>
      <w:r w:rsidR="003B079D" w:rsidRPr="00E351D1">
        <w:t>The scenario returns to step 1</w:t>
      </w:r>
    </w:p>
    <w:p w14:paraId="3D04A653" w14:textId="70EC2716" w:rsidR="007D6990" w:rsidRDefault="007D6990" w:rsidP="00D23F3E">
      <w:pPr>
        <w:pStyle w:val="Textcontent"/>
        <w:contextualSpacing/>
      </w:pPr>
    </w:p>
    <w:p w14:paraId="440AE398" w14:textId="7D3A6453" w:rsidR="004E6BA6" w:rsidRPr="00E351D1" w:rsidRDefault="004E6BA6" w:rsidP="007D6990">
      <w:pPr>
        <w:pStyle w:val="Textcontent"/>
        <w:ind w:left="0"/>
        <w:contextualSpacing/>
      </w:pPr>
    </w:p>
    <w:p w14:paraId="0C1EBA7C" w14:textId="7B4FEE45" w:rsidR="004E6BA6" w:rsidRPr="00E351D1" w:rsidRDefault="004E6BA6" w:rsidP="00D23F3E">
      <w:pPr>
        <w:pStyle w:val="Textcontent"/>
        <w:contextualSpacing/>
      </w:pPr>
      <w:r w:rsidRPr="00E351D1">
        <w:rPr>
          <w:b/>
          <w:bCs/>
        </w:rPr>
        <w:t>Use Case</w:t>
      </w:r>
      <w:r w:rsidR="00921AF8" w:rsidRPr="00E351D1">
        <w:rPr>
          <w:b/>
          <w:bCs/>
        </w:rPr>
        <w:t xml:space="preserve"> 2</w:t>
      </w:r>
      <w:r w:rsidRPr="00E351D1">
        <w:t xml:space="preserve">: adjust system parameters </w:t>
      </w:r>
      <w:r w:rsidR="00A54965" w:rsidRPr="00A54965">
        <w:rPr>
          <w:i/>
          <w:iCs/>
        </w:rPr>
        <w:t xml:space="preserve">(for sequence diagram see </w:t>
      </w:r>
      <w:r w:rsidR="00A54965" w:rsidRPr="00A54965">
        <w:rPr>
          <w:i/>
          <w:iCs/>
        </w:rPr>
        <w:fldChar w:fldCharType="begin"/>
      </w:r>
      <w:r w:rsidR="00A54965" w:rsidRPr="00A54965">
        <w:rPr>
          <w:i/>
          <w:iCs/>
        </w:rPr>
        <w:instrText xml:space="preserve"> REF _Ref118209262 \h </w:instrText>
      </w:r>
      <w:r w:rsidR="00A54965">
        <w:rPr>
          <w:i/>
          <w:iCs/>
        </w:rPr>
        <w:instrText xml:space="preserve"> \* MERGEFORMAT </w:instrText>
      </w:r>
      <w:r w:rsidR="00A54965" w:rsidRPr="00A54965">
        <w:rPr>
          <w:i/>
          <w:iCs/>
        </w:rPr>
      </w:r>
      <w:r w:rsidR="00A54965" w:rsidRPr="00A54965">
        <w:rPr>
          <w:i/>
          <w:iCs/>
        </w:rPr>
        <w:fldChar w:fldCharType="separate"/>
      </w:r>
      <w:r w:rsidR="006479DD" w:rsidRPr="006479DD">
        <w:rPr>
          <w:i/>
          <w:iCs/>
        </w:rPr>
        <w:t xml:space="preserve">Figure </w:t>
      </w:r>
      <w:r w:rsidR="006479DD" w:rsidRPr="006479DD">
        <w:rPr>
          <w:i/>
          <w:iCs/>
          <w:noProof/>
        </w:rPr>
        <w:t>4</w:t>
      </w:r>
      <w:r w:rsidR="00A54965" w:rsidRPr="00A54965">
        <w:rPr>
          <w:i/>
          <w:iCs/>
        </w:rPr>
        <w:fldChar w:fldCharType="end"/>
      </w:r>
      <w:r w:rsidR="00A54965" w:rsidRPr="00A54965">
        <w:rPr>
          <w:i/>
          <w:iCs/>
        </w:rPr>
        <w:t>)</w:t>
      </w:r>
    </w:p>
    <w:p w14:paraId="11E4E670" w14:textId="77777777" w:rsidR="004E6BA6" w:rsidRPr="00E351D1" w:rsidRDefault="004E6BA6" w:rsidP="00D23F3E">
      <w:pPr>
        <w:pStyle w:val="Textcontent"/>
        <w:contextualSpacing/>
      </w:pPr>
      <w:r w:rsidRPr="00E351D1">
        <w:rPr>
          <w:b/>
          <w:bCs/>
        </w:rPr>
        <w:t>Primary Actor</w:t>
      </w:r>
      <w:r w:rsidRPr="00E351D1">
        <w:t>: administrator</w:t>
      </w:r>
    </w:p>
    <w:p w14:paraId="156923CB" w14:textId="77777777" w:rsidR="004E6BA6" w:rsidRPr="00E351D1" w:rsidRDefault="004E6BA6" w:rsidP="00D23F3E">
      <w:pPr>
        <w:pStyle w:val="Textcontent"/>
        <w:contextualSpacing/>
      </w:pPr>
      <w:r w:rsidRPr="00E351D1">
        <w:rPr>
          <w:b/>
          <w:bCs/>
        </w:rPr>
        <w:t>Main Success Scenario</w:t>
      </w:r>
      <w:r w:rsidRPr="00E351D1">
        <w:t xml:space="preserve">: </w:t>
      </w:r>
    </w:p>
    <w:p w14:paraId="7D8ED2B2" w14:textId="527A95F0" w:rsidR="004E6BA6" w:rsidRPr="00E351D1" w:rsidRDefault="004E6BA6" w:rsidP="00D23F3E">
      <w:pPr>
        <w:pStyle w:val="Textcontent"/>
        <w:contextualSpacing/>
      </w:pPr>
      <w:r w:rsidRPr="00E351D1">
        <w:t xml:space="preserve">1. The administrator selects the parameter to edit </w:t>
      </w:r>
    </w:p>
    <w:p w14:paraId="6B360074" w14:textId="2CE8A246" w:rsidR="004E6BA6" w:rsidRPr="00E351D1" w:rsidRDefault="004E6BA6" w:rsidP="00D23F3E">
      <w:pPr>
        <w:pStyle w:val="Textcontent"/>
        <w:contextualSpacing/>
      </w:pPr>
      <w:r w:rsidRPr="00E351D1">
        <w:t>2. The administrator clicks on the “</w:t>
      </w:r>
      <w:r w:rsidR="00177BE0" w:rsidRPr="00E351D1">
        <w:t>E</w:t>
      </w:r>
      <w:r w:rsidRPr="00E351D1">
        <w:t xml:space="preserve">dit” button </w:t>
      </w:r>
    </w:p>
    <w:p w14:paraId="11BC63D8" w14:textId="36E1AC23" w:rsidR="004E6BA6" w:rsidRPr="00E351D1" w:rsidRDefault="004E6BA6" w:rsidP="00D23F3E">
      <w:pPr>
        <w:pStyle w:val="Textcontent"/>
        <w:contextualSpacing/>
      </w:pPr>
      <w:r w:rsidRPr="00E351D1">
        <w:t>3. The administrator enters the new parameter</w:t>
      </w:r>
    </w:p>
    <w:p w14:paraId="034F1922" w14:textId="5B326D41" w:rsidR="004E6BA6" w:rsidRPr="00E351D1" w:rsidRDefault="004E6BA6" w:rsidP="00D23F3E">
      <w:pPr>
        <w:pStyle w:val="Textcontent"/>
        <w:contextualSpacing/>
      </w:pPr>
      <w:r w:rsidRPr="00E351D1">
        <w:t>4. The new parameter is saved</w:t>
      </w:r>
    </w:p>
    <w:p w14:paraId="0C83E1A8" w14:textId="20E168F2" w:rsidR="004E6BA6" w:rsidRPr="00E351D1" w:rsidRDefault="004E6BA6" w:rsidP="00D23F3E">
      <w:pPr>
        <w:pStyle w:val="Textcontent"/>
        <w:contextualSpacing/>
      </w:pPr>
      <w:r w:rsidRPr="00E351D1">
        <w:t>5. A confirmation message is displayed</w:t>
      </w:r>
    </w:p>
    <w:p w14:paraId="3A749545" w14:textId="0094ABC5" w:rsidR="004E6BA6" w:rsidRPr="00E351D1" w:rsidRDefault="004E6BA6" w:rsidP="00D23F3E">
      <w:pPr>
        <w:pStyle w:val="Textcontent"/>
        <w:contextualSpacing/>
      </w:pPr>
      <w:r w:rsidRPr="00E351D1">
        <w:rPr>
          <w:b/>
          <w:bCs/>
        </w:rPr>
        <w:t>Alternative Sequence</w:t>
      </w:r>
      <w:r w:rsidRPr="00E351D1">
        <w:t xml:space="preserve">: </w:t>
      </w:r>
      <w:r w:rsidRPr="00E351D1">
        <w:rPr>
          <w:u w:val="single"/>
        </w:rPr>
        <w:t>Invalid values for the parameters</w:t>
      </w:r>
      <w:r w:rsidRPr="00E351D1">
        <w:t xml:space="preserve"> </w:t>
      </w:r>
    </w:p>
    <w:p w14:paraId="258F3B1F" w14:textId="56DB6777" w:rsidR="004E6BA6" w:rsidRPr="00E351D1" w:rsidRDefault="004E6BA6" w:rsidP="00D23F3E">
      <w:pPr>
        <w:pStyle w:val="Textcontent"/>
        <w:contextualSpacing/>
      </w:pPr>
      <w:r w:rsidRPr="00E351D1">
        <w:t xml:space="preserve">The </w:t>
      </w:r>
      <w:r w:rsidR="00161BBE" w:rsidRPr="00E351D1">
        <w:t>administrator</w:t>
      </w:r>
      <w:r w:rsidRPr="00E351D1">
        <w:t xml:space="preserve"> inserts invalid values for the application’s parameters</w:t>
      </w:r>
    </w:p>
    <w:p w14:paraId="02DBCE43" w14:textId="1E0C89FD" w:rsidR="004E6BA6" w:rsidRPr="00E351D1" w:rsidRDefault="004E6BA6" w:rsidP="00D23F3E">
      <w:pPr>
        <w:pStyle w:val="Textcontent"/>
        <w:contextualSpacing/>
      </w:pPr>
      <w:r w:rsidRPr="00E351D1">
        <w:t xml:space="preserve">The application displays an error message and requests the </w:t>
      </w:r>
      <w:r w:rsidR="00177BE0" w:rsidRPr="00E351D1">
        <w:t>admin</w:t>
      </w:r>
      <w:r w:rsidRPr="00E351D1">
        <w:t xml:space="preserve"> to insert valid values</w:t>
      </w:r>
    </w:p>
    <w:p w14:paraId="45848415" w14:textId="55DC67FF" w:rsidR="004E6BA6" w:rsidRPr="00E351D1" w:rsidRDefault="004E6BA6" w:rsidP="00D23F3E">
      <w:pPr>
        <w:pStyle w:val="Textcontent"/>
        <w:contextualSpacing/>
      </w:pPr>
      <w:r w:rsidRPr="00E351D1">
        <w:t xml:space="preserve">The scenario returns to step </w:t>
      </w:r>
      <w:r w:rsidR="00161BBE" w:rsidRPr="00E351D1">
        <w:t>3</w:t>
      </w:r>
    </w:p>
    <w:p w14:paraId="1115CB23" w14:textId="196E2AE2" w:rsidR="004E6BA6" w:rsidRPr="00E351D1" w:rsidRDefault="007D6990" w:rsidP="00D23F3E">
      <w:pPr>
        <w:pStyle w:val="Textcontent"/>
        <w:contextualSpacing/>
      </w:pPr>
      <w:r>
        <w:rPr>
          <w:noProof/>
        </w:rPr>
        <w:lastRenderedPageBreak/>
        <mc:AlternateContent>
          <mc:Choice Requires="wps">
            <w:drawing>
              <wp:anchor distT="0" distB="0" distL="114300" distR="114300" simplePos="0" relativeHeight="251673600" behindDoc="0" locked="0" layoutInCell="1" allowOverlap="1" wp14:anchorId="326FD920" wp14:editId="52BED7D5">
                <wp:simplePos x="0" y="0"/>
                <wp:positionH relativeFrom="column">
                  <wp:posOffset>1646555</wp:posOffset>
                </wp:positionH>
                <wp:positionV relativeFrom="paragraph">
                  <wp:posOffset>3608070</wp:posOffset>
                </wp:positionV>
                <wp:extent cx="2433320"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2433320" cy="635"/>
                        </a:xfrm>
                        <a:prstGeom prst="rect">
                          <a:avLst/>
                        </a:prstGeom>
                        <a:solidFill>
                          <a:prstClr val="white"/>
                        </a:solidFill>
                        <a:ln>
                          <a:noFill/>
                        </a:ln>
                      </wps:spPr>
                      <wps:txbx>
                        <w:txbxContent>
                          <w:p w14:paraId="1D0897C7" w14:textId="30217967" w:rsidR="007D6990" w:rsidRPr="00646FBC" w:rsidRDefault="007D6990" w:rsidP="007D6990">
                            <w:pPr>
                              <w:pStyle w:val="Caption"/>
                              <w:jc w:val="center"/>
                              <w:rPr>
                                <w:rFonts w:ascii="Times New Roman" w:hAnsi="Times New Roman" w:cs="Times New Roman"/>
                                <w:noProof/>
                              </w:rPr>
                            </w:pPr>
                            <w:bookmarkStart w:id="45" w:name="_Ref118209262"/>
                            <w:bookmarkStart w:id="46" w:name="_Toc121156779"/>
                            <w:r w:rsidRPr="00646FBC">
                              <w:rPr>
                                <w:rFonts w:ascii="Times New Roman" w:hAnsi="Times New Roman" w:cs="Times New Roman"/>
                              </w:rPr>
                              <w:t xml:space="preserve">Figure </w:t>
                            </w:r>
                            <w:r w:rsidRPr="00646FBC">
                              <w:rPr>
                                <w:rFonts w:ascii="Times New Roman" w:hAnsi="Times New Roman" w:cs="Times New Roman"/>
                              </w:rPr>
                              <w:fldChar w:fldCharType="begin"/>
                            </w:r>
                            <w:r w:rsidRPr="00646FBC">
                              <w:rPr>
                                <w:rFonts w:ascii="Times New Roman" w:hAnsi="Times New Roman" w:cs="Times New Roman"/>
                              </w:rPr>
                              <w:instrText xml:space="preserve"> SEQ Figure \* ARABIC </w:instrText>
                            </w:r>
                            <w:r w:rsidRPr="00646FBC">
                              <w:rPr>
                                <w:rFonts w:ascii="Times New Roman" w:hAnsi="Times New Roman" w:cs="Times New Roman"/>
                              </w:rPr>
                              <w:fldChar w:fldCharType="separate"/>
                            </w:r>
                            <w:r w:rsidR="009C0A66">
                              <w:rPr>
                                <w:rFonts w:ascii="Times New Roman" w:hAnsi="Times New Roman" w:cs="Times New Roman"/>
                                <w:noProof/>
                              </w:rPr>
                              <w:t>4</w:t>
                            </w:r>
                            <w:r w:rsidRPr="00646FBC">
                              <w:rPr>
                                <w:rFonts w:ascii="Times New Roman" w:hAnsi="Times New Roman" w:cs="Times New Roman"/>
                                <w:noProof/>
                              </w:rPr>
                              <w:fldChar w:fldCharType="end"/>
                            </w:r>
                            <w:bookmarkEnd w:id="45"/>
                            <w:r w:rsidRPr="00646FBC">
                              <w:rPr>
                                <w:rFonts w:ascii="Times New Roman" w:hAnsi="Times New Roman" w:cs="Times New Roman"/>
                              </w:rPr>
                              <w:t xml:space="preserve"> </w:t>
                            </w:r>
                            <w:r w:rsidR="00FE2203" w:rsidRPr="00646FBC">
                              <w:rPr>
                                <w:rFonts w:ascii="Times New Roman" w:hAnsi="Times New Roman" w:cs="Times New Roman"/>
                              </w:rPr>
                              <w:t>Sequence d</w:t>
                            </w:r>
                            <w:r w:rsidRPr="00646FBC">
                              <w:rPr>
                                <w:rFonts w:ascii="Times New Roman" w:hAnsi="Times New Roman" w:cs="Times New Roman"/>
                              </w:rPr>
                              <w:t>iagram for use case 2</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6FD920" id="Text Box 16" o:spid="_x0000_s1027" type="#_x0000_t202" style="position:absolute;left:0;text-align:left;margin-left:129.65pt;margin-top:284.1pt;width:191.6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" stroked="f">
                <v:textbox style="mso-fit-shape-to-text:t" inset="0,0,0,0">
                  <w:txbxContent>
                    <w:p w14:paraId="1D0897C7" w14:textId="30217967" w:rsidR="007D6990" w:rsidRPr="00646FBC" w:rsidRDefault="007D6990" w:rsidP="007D6990">
                      <w:pPr>
                        <w:pStyle w:val="Caption"/>
                        <w:jc w:val="center"/>
                        <w:rPr>
                          <w:rFonts w:ascii="Times New Roman" w:hAnsi="Times New Roman" w:cs="Times New Roman"/>
                          <w:noProof/>
                        </w:rPr>
                      </w:pPr>
                      <w:bookmarkStart w:id="47" w:name="_Ref118209262"/>
                      <w:bookmarkStart w:id="48" w:name="_Toc121156779"/>
                      <w:r w:rsidRPr="00646FBC">
                        <w:rPr>
                          <w:rFonts w:ascii="Times New Roman" w:hAnsi="Times New Roman" w:cs="Times New Roman"/>
                        </w:rPr>
                        <w:t xml:space="preserve">Figure </w:t>
                      </w:r>
                      <w:r w:rsidRPr="00646FBC">
                        <w:rPr>
                          <w:rFonts w:ascii="Times New Roman" w:hAnsi="Times New Roman" w:cs="Times New Roman"/>
                        </w:rPr>
                        <w:fldChar w:fldCharType="begin"/>
                      </w:r>
                      <w:r w:rsidRPr="00646FBC">
                        <w:rPr>
                          <w:rFonts w:ascii="Times New Roman" w:hAnsi="Times New Roman" w:cs="Times New Roman"/>
                        </w:rPr>
                        <w:instrText xml:space="preserve"> SEQ Figure \* ARABIC </w:instrText>
                      </w:r>
                      <w:r w:rsidRPr="00646FBC">
                        <w:rPr>
                          <w:rFonts w:ascii="Times New Roman" w:hAnsi="Times New Roman" w:cs="Times New Roman"/>
                        </w:rPr>
                        <w:fldChar w:fldCharType="separate"/>
                      </w:r>
                      <w:r w:rsidR="009C0A66">
                        <w:rPr>
                          <w:rFonts w:ascii="Times New Roman" w:hAnsi="Times New Roman" w:cs="Times New Roman"/>
                          <w:noProof/>
                        </w:rPr>
                        <w:t>4</w:t>
                      </w:r>
                      <w:r w:rsidRPr="00646FBC">
                        <w:rPr>
                          <w:rFonts w:ascii="Times New Roman" w:hAnsi="Times New Roman" w:cs="Times New Roman"/>
                          <w:noProof/>
                        </w:rPr>
                        <w:fldChar w:fldCharType="end"/>
                      </w:r>
                      <w:bookmarkEnd w:id="47"/>
                      <w:r w:rsidRPr="00646FBC">
                        <w:rPr>
                          <w:rFonts w:ascii="Times New Roman" w:hAnsi="Times New Roman" w:cs="Times New Roman"/>
                        </w:rPr>
                        <w:t xml:space="preserve"> </w:t>
                      </w:r>
                      <w:r w:rsidR="00FE2203" w:rsidRPr="00646FBC">
                        <w:rPr>
                          <w:rFonts w:ascii="Times New Roman" w:hAnsi="Times New Roman" w:cs="Times New Roman"/>
                        </w:rPr>
                        <w:t>Sequence d</w:t>
                      </w:r>
                      <w:r w:rsidRPr="00646FBC">
                        <w:rPr>
                          <w:rFonts w:ascii="Times New Roman" w:hAnsi="Times New Roman" w:cs="Times New Roman"/>
                        </w:rPr>
                        <w:t>iagram for use case 2</w:t>
                      </w:r>
                      <w:bookmarkEnd w:id="48"/>
                    </w:p>
                  </w:txbxContent>
                </v:textbox>
                <w10:wrap type="topAndBottom"/>
              </v:shape>
            </w:pict>
          </mc:Fallback>
        </mc:AlternateContent>
      </w:r>
      <w:r>
        <w:rPr>
          <w:noProof/>
        </w:rPr>
        <w:drawing>
          <wp:anchor distT="0" distB="0" distL="114300" distR="114300" simplePos="0" relativeHeight="251663360" behindDoc="0" locked="0" layoutInCell="1" allowOverlap="1" wp14:anchorId="36921E16" wp14:editId="4C0475F9">
            <wp:simplePos x="0" y="0"/>
            <wp:positionH relativeFrom="margin">
              <wp:align>center</wp:align>
            </wp:positionH>
            <wp:positionV relativeFrom="paragraph">
              <wp:posOffset>152400</wp:posOffset>
            </wp:positionV>
            <wp:extent cx="2433320" cy="3398520"/>
            <wp:effectExtent l="0" t="0" r="508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6">
                      <a:extLst>
                        <a:ext uri="{28A0092B-C50C-407E-A947-70E740481C1C}">
                          <a14:useLocalDpi xmlns:a14="http://schemas.microsoft.com/office/drawing/2010/main" val="0"/>
                        </a:ext>
                      </a:extLst>
                    </a:blip>
                    <a:stretch>
                      <a:fillRect/>
                    </a:stretch>
                  </pic:blipFill>
                  <pic:spPr>
                    <a:xfrm>
                      <a:off x="0" y="0"/>
                      <a:ext cx="2433320" cy="3398520"/>
                    </a:xfrm>
                    <a:prstGeom prst="rect">
                      <a:avLst/>
                    </a:prstGeom>
                  </pic:spPr>
                </pic:pic>
              </a:graphicData>
            </a:graphic>
            <wp14:sizeRelH relativeFrom="margin">
              <wp14:pctWidth>0</wp14:pctWidth>
            </wp14:sizeRelH>
            <wp14:sizeRelV relativeFrom="margin">
              <wp14:pctHeight>0</wp14:pctHeight>
            </wp14:sizeRelV>
          </wp:anchor>
        </w:drawing>
      </w:r>
    </w:p>
    <w:p w14:paraId="3796ED26" w14:textId="24A42C93" w:rsidR="00161BBE" w:rsidRPr="00E351D1" w:rsidRDefault="00161BBE" w:rsidP="00D23F3E">
      <w:pPr>
        <w:pStyle w:val="Textcontent"/>
        <w:contextualSpacing/>
      </w:pPr>
      <w:r w:rsidRPr="00E351D1">
        <w:rPr>
          <w:b/>
          <w:bCs/>
        </w:rPr>
        <w:t>Use Case</w:t>
      </w:r>
      <w:r w:rsidR="00921AF8" w:rsidRPr="00E351D1">
        <w:rPr>
          <w:b/>
          <w:bCs/>
        </w:rPr>
        <w:t xml:space="preserve"> 3</w:t>
      </w:r>
      <w:r w:rsidRPr="00E351D1">
        <w:t xml:space="preserve">: get </w:t>
      </w:r>
      <w:r w:rsidR="00C06AFE">
        <w:t xml:space="preserve">a </w:t>
      </w:r>
      <w:r w:rsidRPr="00E351D1">
        <w:t xml:space="preserve">live status report </w:t>
      </w:r>
      <w:r w:rsidR="00A54965" w:rsidRPr="00A54965">
        <w:rPr>
          <w:i/>
          <w:iCs/>
        </w:rPr>
        <w:t xml:space="preserve">(for sequence diagram see </w:t>
      </w:r>
      <w:r w:rsidR="00A54965" w:rsidRPr="00A54965">
        <w:rPr>
          <w:i/>
          <w:iCs/>
        </w:rPr>
        <w:fldChar w:fldCharType="begin"/>
      </w:r>
      <w:r w:rsidR="00A54965" w:rsidRPr="000B230E">
        <w:rPr>
          <w:i/>
          <w:iCs/>
        </w:rPr>
        <w:instrText xml:space="preserve"> REF _Ref118209277 \h </w:instrText>
      </w:r>
      <w:r w:rsidR="000B230E">
        <w:rPr>
          <w:i/>
          <w:iCs/>
        </w:rPr>
        <w:instrText xml:space="preserve"> \* MERGEFORMAT </w:instrText>
      </w:r>
      <w:r w:rsidR="00A54965" w:rsidRPr="00A54965">
        <w:rPr>
          <w:i/>
          <w:iCs/>
        </w:rPr>
      </w:r>
      <w:r w:rsidR="00A54965" w:rsidRPr="00A54965">
        <w:rPr>
          <w:i/>
          <w:iCs/>
        </w:rPr>
        <w:fldChar w:fldCharType="separate"/>
      </w:r>
      <w:r w:rsidR="006479DD" w:rsidRPr="000B230E">
        <w:rPr>
          <w:i/>
          <w:iCs/>
        </w:rPr>
        <w:t>Figure</w:t>
      </w:r>
      <w:r w:rsidR="006479DD">
        <w:t xml:space="preserve"> </w:t>
      </w:r>
      <w:r w:rsidR="006479DD">
        <w:rPr>
          <w:noProof/>
        </w:rPr>
        <w:t>5</w:t>
      </w:r>
      <w:r w:rsidR="00A54965" w:rsidRPr="00A54965">
        <w:rPr>
          <w:i/>
          <w:iCs/>
        </w:rPr>
        <w:fldChar w:fldCharType="end"/>
      </w:r>
      <w:r w:rsidR="00A54965" w:rsidRPr="00A54965">
        <w:rPr>
          <w:i/>
          <w:iCs/>
        </w:rPr>
        <w:t>)</w:t>
      </w:r>
    </w:p>
    <w:p w14:paraId="34148E77" w14:textId="48B458D4" w:rsidR="00161BBE" w:rsidRPr="00E351D1" w:rsidRDefault="00161BBE" w:rsidP="00D23F3E">
      <w:pPr>
        <w:pStyle w:val="Textcontent"/>
        <w:contextualSpacing/>
      </w:pPr>
      <w:r w:rsidRPr="00E351D1">
        <w:rPr>
          <w:b/>
          <w:bCs/>
        </w:rPr>
        <w:t>Primary Actor</w:t>
      </w:r>
      <w:r w:rsidRPr="00E351D1">
        <w:t>: administrator</w:t>
      </w:r>
    </w:p>
    <w:p w14:paraId="57FE80D8" w14:textId="220DE8CB" w:rsidR="00161BBE" w:rsidRPr="00E351D1" w:rsidRDefault="00161BBE" w:rsidP="00D23F3E">
      <w:pPr>
        <w:pStyle w:val="Textcontent"/>
        <w:contextualSpacing/>
      </w:pPr>
      <w:r w:rsidRPr="00E351D1">
        <w:rPr>
          <w:b/>
          <w:bCs/>
        </w:rPr>
        <w:t>Main Success Scenario</w:t>
      </w:r>
      <w:r w:rsidRPr="00E351D1">
        <w:t xml:space="preserve">: </w:t>
      </w:r>
    </w:p>
    <w:p w14:paraId="59A1B29D" w14:textId="75A74BAC" w:rsidR="00161BBE" w:rsidRPr="00E351D1" w:rsidRDefault="00161BBE" w:rsidP="00D23F3E">
      <w:pPr>
        <w:pStyle w:val="Textcontent"/>
        <w:contextualSpacing/>
      </w:pPr>
      <w:r w:rsidRPr="00E351D1">
        <w:t xml:space="preserve">1. The administrator should select the data based on which </w:t>
      </w:r>
      <w:r w:rsidR="00177BE0" w:rsidRPr="00E351D1">
        <w:t>they</w:t>
      </w:r>
      <w:r w:rsidRPr="00E351D1">
        <w:t xml:space="preserve"> want to create the reports</w:t>
      </w:r>
    </w:p>
    <w:p w14:paraId="363E171D" w14:textId="4B8D31CE" w:rsidR="003B079D" w:rsidRPr="00E351D1" w:rsidRDefault="00161BBE" w:rsidP="00D23F3E">
      <w:pPr>
        <w:pStyle w:val="Textcontent"/>
        <w:contextualSpacing/>
      </w:pPr>
      <w:r w:rsidRPr="00E351D1">
        <w:t>2. The administrator presses the “Generate report” button</w:t>
      </w:r>
    </w:p>
    <w:p w14:paraId="3C54551A" w14:textId="23614EA6" w:rsidR="00177BE0" w:rsidRPr="00E351D1" w:rsidRDefault="00177BE0" w:rsidP="00D23F3E">
      <w:pPr>
        <w:pStyle w:val="Textcontent"/>
        <w:contextualSpacing/>
      </w:pPr>
      <w:r w:rsidRPr="00E351D1">
        <w:t>3. A report is generated</w:t>
      </w:r>
    </w:p>
    <w:p w14:paraId="44B28771" w14:textId="0A20475C" w:rsidR="00161BBE" w:rsidRPr="00E351D1" w:rsidRDefault="007D6990" w:rsidP="00D23F3E">
      <w:pPr>
        <w:pStyle w:val="Textcontent"/>
        <w:contextualSpacing/>
      </w:pPr>
      <w:r>
        <w:rPr>
          <w:noProof/>
        </w:rPr>
        <mc:AlternateContent>
          <mc:Choice Requires="wps">
            <w:drawing>
              <wp:anchor distT="0" distB="0" distL="114300" distR="114300" simplePos="0" relativeHeight="251675648" behindDoc="0" locked="0" layoutInCell="1" allowOverlap="1" wp14:anchorId="135E461A" wp14:editId="3FE65A9E">
                <wp:simplePos x="0" y="0"/>
                <wp:positionH relativeFrom="column">
                  <wp:posOffset>960755</wp:posOffset>
                </wp:positionH>
                <wp:positionV relativeFrom="paragraph">
                  <wp:posOffset>2664460</wp:posOffset>
                </wp:positionV>
                <wp:extent cx="3810000"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3810000" cy="635"/>
                        </a:xfrm>
                        <a:prstGeom prst="rect">
                          <a:avLst/>
                        </a:prstGeom>
                        <a:solidFill>
                          <a:prstClr val="white"/>
                        </a:solidFill>
                        <a:ln>
                          <a:noFill/>
                        </a:ln>
                      </wps:spPr>
                      <wps:txbx>
                        <w:txbxContent>
                          <w:p w14:paraId="1023EBA5" w14:textId="73B9ED02" w:rsidR="007D6990" w:rsidRPr="00646FBC" w:rsidRDefault="007D6990" w:rsidP="007D6990">
                            <w:pPr>
                              <w:pStyle w:val="Caption"/>
                              <w:jc w:val="center"/>
                              <w:rPr>
                                <w:rFonts w:ascii="Times New Roman" w:hAnsi="Times New Roman" w:cs="Times New Roman"/>
                                <w:noProof/>
                              </w:rPr>
                            </w:pPr>
                            <w:bookmarkStart w:id="49" w:name="_Ref118209277"/>
                            <w:bookmarkStart w:id="50" w:name="_Toc121156780"/>
                            <w:r w:rsidRPr="00646FBC">
                              <w:rPr>
                                <w:rFonts w:ascii="Times New Roman" w:hAnsi="Times New Roman" w:cs="Times New Roman"/>
                              </w:rPr>
                              <w:t xml:space="preserve">Figure </w:t>
                            </w:r>
                            <w:r w:rsidRPr="00646FBC">
                              <w:rPr>
                                <w:rFonts w:ascii="Times New Roman" w:hAnsi="Times New Roman" w:cs="Times New Roman"/>
                              </w:rPr>
                              <w:fldChar w:fldCharType="begin"/>
                            </w:r>
                            <w:r w:rsidRPr="00646FBC">
                              <w:rPr>
                                <w:rFonts w:ascii="Times New Roman" w:hAnsi="Times New Roman" w:cs="Times New Roman"/>
                              </w:rPr>
                              <w:instrText xml:space="preserve"> SEQ Figure \* ARABIC </w:instrText>
                            </w:r>
                            <w:r w:rsidRPr="00646FBC">
                              <w:rPr>
                                <w:rFonts w:ascii="Times New Roman" w:hAnsi="Times New Roman" w:cs="Times New Roman"/>
                              </w:rPr>
                              <w:fldChar w:fldCharType="separate"/>
                            </w:r>
                            <w:r w:rsidR="009C0A66">
                              <w:rPr>
                                <w:rFonts w:ascii="Times New Roman" w:hAnsi="Times New Roman" w:cs="Times New Roman"/>
                                <w:noProof/>
                              </w:rPr>
                              <w:t>5</w:t>
                            </w:r>
                            <w:r w:rsidRPr="00646FBC">
                              <w:rPr>
                                <w:rFonts w:ascii="Times New Roman" w:hAnsi="Times New Roman" w:cs="Times New Roman"/>
                                <w:noProof/>
                              </w:rPr>
                              <w:fldChar w:fldCharType="end"/>
                            </w:r>
                            <w:bookmarkEnd w:id="49"/>
                            <w:r w:rsidRPr="00646FBC">
                              <w:rPr>
                                <w:rFonts w:ascii="Times New Roman" w:hAnsi="Times New Roman" w:cs="Times New Roman"/>
                              </w:rPr>
                              <w:t xml:space="preserve"> </w:t>
                            </w:r>
                            <w:r w:rsidR="00122DDC" w:rsidRPr="00646FBC">
                              <w:rPr>
                                <w:rFonts w:ascii="Times New Roman" w:hAnsi="Times New Roman" w:cs="Times New Roman"/>
                              </w:rPr>
                              <w:t>Sequence d</w:t>
                            </w:r>
                            <w:r w:rsidRPr="00646FBC">
                              <w:rPr>
                                <w:rFonts w:ascii="Times New Roman" w:hAnsi="Times New Roman" w:cs="Times New Roman"/>
                              </w:rPr>
                              <w:t>iagram for use case 3</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5E461A" id="Text Box 17" o:spid="_x0000_s1028" type="#_x0000_t202" style="position:absolute;left:0;text-align:left;margin-left:75.65pt;margin-top:209.8pt;width:300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" stroked="f">
                <v:textbox style="mso-fit-shape-to-text:t" inset="0,0,0,0">
                  <w:txbxContent>
                    <w:p w14:paraId="1023EBA5" w14:textId="73B9ED02" w:rsidR="007D6990" w:rsidRPr="00646FBC" w:rsidRDefault="007D6990" w:rsidP="007D6990">
                      <w:pPr>
                        <w:pStyle w:val="Caption"/>
                        <w:jc w:val="center"/>
                        <w:rPr>
                          <w:rFonts w:ascii="Times New Roman" w:hAnsi="Times New Roman" w:cs="Times New Roman"/>
                          <w:noProof/>
                        </w:rPr>
                      </w:pPr>
                      <w:bookmarkStart w:id="51" w:name="_Ref118209277"/>
                      <w:bookmarkStart w:id="52" w:name="_Toc121156780"/>
                      <w:r w:rsidRPr="00646FBC">
                        <w:rPr>
                          <w:rFonts w:ascii="Times New Roman" w:hAnsi="Times New Roman" w:cs="Times New Roman"/>
                        </w:rPr>
                        <w:t xml:space="preserve">Figure </w:t>
                      </w:r>
                      <w:r w:rsidRPr="00646FBC">
                        <w:rPr>
                          <w:rFonts w:ascii="Times New Roman" w:hAnsi="Times New Roman" w:cs="Times New Roman"/>
                        </w:rPr>
                        <w:fldChar w:fldCharType="begin"/>
                      </w:r>
                      <w:r w:rsidRPr="00646FBC">
                        <w:rPr>
                          <w:rFonts w:ascii="Times New Roman" w:hAnsi="Times New Roman" w:cs="Times New Roman"/>
                        </w:rPr>
                        <w:instrText xml:space="preserve"> SEQ Figure \* ARABIC </w:instrText>
                      </w:r>
                      <w:r w:rsidRPr="00646FBC">
                        <w:rPr>
                          <w:rFonts w:ascii="Times New Roman" w:hAnsi="Times New Roman" w:cs="Times New Roman"/>
                        </w:rPr>
                        <w:fldChar w:fldCharType="separate"/>
                      </w:r>
                      <w:r w:rsidR="009C0A66">
                        <w:rPr>
                          <w:rFonts w:ascii="Times New Roman" w:hAnsi="Times New Roman" w:cs="Times New Roman"/>
                          <w:noProof/>
                        </w:rPr>
                        <w:t>5</w:t>
                      </w:r>
                      <w:r w:rsidRPr="00646FBC">
                        <w:rPr>
                          <w:rFonts w:ascii="Times New Roman" w:hAnsi="Times New Roman" w:cs="Times New Roman"/>
                          <w:noProof/>
                        </w:rPr>
                        <w:fldChar w:fldCharType="end"/>
                      </w:r>
                      <w:bookmarkEnd w:id="51"/>
                      <w:r w:rsidRPr="00646FBC">
                        <w:rPr>
                          <w:rFonts w:ascii="Times New Roman" w:hAnsi="Times New Roman" w:cs="Times New Roman"/>
                        </w:rPr>
                        <w:t xml:space="preserve"> </w:t>
                      </w:r>
                      <w:r w:rsidR="00122DDC" w:rsidRPr="00646FBC">
                        <w:rPr>
                          <w:rFonts w:ascii="Times New Roman" w:hAnsi="Times New Roman" w:cs="Times New Roman"/>
                        </w:rPr>
                        <w:t>Sequence d</w:t>
                      </w:r>
                      <w:r w:rsidRPr="00646FBC">
                        <w:rPr>
                          <w:rFonts w:ascii="Times New Roman" w:hAnsi="Times New Roman" w:cs="Times New Roman"/>
                        </w:rPr>
                        <w:t>iagram for use case 3</w:t>
                      </w:r>
                      <w:bookmarkEnd w:id="52"/>
                    </w:p>
                  </w:txbxContent>
                </v:textbox>
                <w10:wrap type="topAndBottom"/>
              </v:shape>
            </w:pict>
          </mc:Fallback>
        </mc:AlternateContent>
      </w:r>
      <w:r>
        <w:rPr>
          <w:noProof/>
        </w:rPr>
        <w:drawing>
          <wp:anchor distT="0" distB="0" distL="114300" distR="114300" simplePos="0" relativeHeight="251665408" behindDoc="0" locked="0" layoutInCell="1" allowOverlap="1" wp14:anchorId="236A433E" wp14:editId="10BB7D19">
            <wp:simplePos x="0" y="0"/>
            <wp:positionH relativeFrom="margin">
              <wp:align>center</wp:align>
            </wp:positionH>
            <wp:positionV relativeFrom="paragraph">
              <wp:posOffset>295275</wp:posOffset>
            </wp:positionV>
            <wp:extent cx="3810000" cy="2312035"/>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7">
                      <a:extLst>
                        <a:ext uri="{28A0092B-C50C-407E-A947-70E740481C1C}">
                          <a14:useLocalDpi xmlns:a14="http://schemas.microsoft.com/office/drawing/2010/main" val="0"/>
                        </a:ext>
                      </a:extLst>
                    </a:blip>
                    <a:stretch>
                      <a:fillRect/>
                    </a:stretch>
                  </pic:blipFill>
                  <pic:spPr>
                    <a:xfrm>
                      <a:off x="0" y="0"/>
                      <a:ext cx="3810000" cy="2312035"/>
                    </a:xfrm>
                    <a:prstGeom prst="rect">
                      <a:avLst/>
                    </a:prstGeom>
                  </pic:spPr>
                </pic:pic>
              </a:graphicData>
            </a:graphic>
            <wp14:sizeRelH relativeFrom="margin">
              <wp14:pctWidth>0</wp14:pctWidth>
            </wp14:sizeRelH>
            <wp14:sizeRelV relativeFrom="margin">
              <wp14:pctHeight>0</wp14:pctHeight>
            </wp14:sizeRelV>
          </wp:anchor>
        </w:drawing>
      </w:r>
    </w:p>
    <w:p w14:paraId="63F4DE6A" w14:textId="77777777" w:rsidR="007D6990" w:rsidRDefault="007D6990">
      <w:pPr>
        <w:rPr>
          <w:rFonts w:ascii="Times New Roman" w:hAnsi="Times New Roman" w:cs="Times New Roman"/>
          <w:b/>
          <w:bCs/>
          <w:lang w:val="en-US"/>
        </w:rPr>
      </w:pPr>
      <w:r>
        <w:rPr>
          <w:b/>
          <w:bCs/>
        </w:rPr>
        <w:br w:type="page"/>
      </w:r>
    </w:p>
    <w:p w14:paraId="5DCED3C6" w14:textId="1C24EAE8" w:rsidR="00161BBE" w:rsidRPr="00E351D1" w:rsidRDefault="00161BBE" w:rsidP="00D23F3E">
      <w:pPr>
        <w:pStyle w:val="Textcontent"/>
        <w:contextualSpacing/>
      </w:pPr>
      <w:r w:rsidRPr="00E351D1">
        <w:rPr>
          <w:b/>
          <w:bCs/>
        </w:rPr>
        <w:lastRenderedPageBreak/>
        <w:t>Use Case</w:t>
      </w:r>
      <w:r w:rsidR="00921AF8" w:rsidRPr="00E351D1">
        <w:rPr>
          <w:b/>
          <w:bCs/>
        </w:rPr>
        <w:t xml:space="preserve"> 4</w:t>
      </w:r>
      <w:r w:rsidRPr="00E351D1">
        <w:t xml:space="preserve">: </w:t>
      </w:r>
      <w:r w:rsidR="00D514B5">
        <w:t>act on</w:t>
      </w:r>
      <w:r w:rsidRPr="00E351D1">
        <w:t xml:space="preserve"> alerts </w:t>
      </w:r>
      <w:r w:rsidR="00A54965" w:rsidRPr="00A54965">
        <w:rPr>
          <w:i/>
          <w:iCs/>
        </w:rPr>
        <w:t xml:space="preserve">(for sequence diagram see </w:t>
      </w:r>
      <w:r w:rsidR="00A54965" w:rsidRPr="00A54965">
        <w:rPr>
          <w:i/>
          <w:iCs/>
        </w:rPr>
        <w:fldChar w:fldCharType="begin"/>
      </w:r>
      <w:r w:rsidR="00A54965" w:rsidRPr="000B230E">
        <w:rPr>
          <w:i/>
          <w:iCs/>
        </w:rPr>
        <w:instrText xml:space="preserve"> REF _Ref118209285 \h </w:instrText>
      </w:r>
      <w:r w:rsidR="000B230E">
        <w:rPr>
          <w:i/>
          <w:iCs/>
        </w:rPr>
        <w:instrText xml:space="preserve"> \* MERGEFORMAT </w:instrText>
      </w:r>
      <w:r w:rsidR="00A54965" w:rsidRPr="00A54965">
        <w:rPr>
          <w:i/>
          <w:iCs/>
        </w:rPr>
      </w:r>
      <w:r w:rsidR="00A54965" w:rsidRPr="00A54965">
        <w:rPr>
          <w:i/>
          <w:iCs/>
        </w:rPr>
        <w:fldChar w:fldCharType="separate"/>
      </w:r>
      <w:r w:rsidR="006479DD" w:rsidRPr="000B230E">
        <w:rPr>
          <w:i/>
          <w:iCs/>
        </w:rPr>
        <w:t>Figure</w:t>
      </w:r>
      <w:r w:rsidR="006479DD">
        <w:t xml:space="preserve"> </w:t>
      </w:r>
      <w:r w:rsidR="006479DD">
        <w:rPr>
          <w:noProof/>
        </w:rPr>
        <w:t>6</w:t>
      </w:r>
      <w:r w:rsidR="00A54965" w:rsidRPr="00A54965">
        <w:rPr>
          <w:i/>
          <w:iCs/>
        </w:rPr>
        <w:fldChar w:fldCharType="end"/>
      </w:r>
      <w:r w:rsidR="00A54965" w:rsidRPr="00A54965">
        <w:rPr>
          <w:i/>
          <w:iCs/>
        </w:rPr>
        <w:t>)</w:t>
      </w:r>
    </w:p>
    <w:p w14:paraId="629F3156" w14:textId="378C611D" w:rsidR="00161BBE" w:rsidRPr="00E351D1" w:rsidRDefault="00161BBE" w:rsidP="00D23F3E">
      <w:pPr>
        <w:pStyle w:val="Textcontent"/>
        <w:contextualSpacing/>
      </w:pPr>
      <w:r w:rsidRPr="00E351D1">
        <w:rPr>
          <w:b/>
          <w:bCs/>
        </w:rPr>
        <w:t>Primary Actor</w:t>
      </w:r>
      <w:r w:rsidRPr="00E351D1">
        <w:t>: administrator</w:t>
      </w:r>
    </w:p>
    <w:p w14:paraId="1034AB5A" w14:textId="77777777" w:rsidR="00161BBE" w:rsidRPr="00E351D1" w:rsidRDefault="00161BBE" w:rsidP="00D23F3E">
      <w:pPr>
        <w:pStyle w:val="Textcontent"/>
        <w:contextualSpacing/>
      </w:pPr>
      <w:r w:rsidRPr="00E351D1">
        <w:rPr>
          <w:b/>
          <w:bCs/>
        </w:rPr>
        <w:t>Main Success Scenario</w:t>
      </w:r>
      <w:r w:rsidRPr="00E351D1">
        <w:t xml:space="preserve">: </w:t>
      </w:r>
    </w:p>
    <w:p w14:paraId="4F9E5FE1" w14:textId="363F23C6" w:rsidR="00161BBE" w:rsidRPr="00E351D1" w:rsidRDefault="00161BBE" w:rsidP="00D23F3E">
      <w:pPr>
        <w:pStyle w:val="Textcontent"/>
        <w:contextualSpacing/>
      </w:pPr>
      <w:r w:rsidRPr="00E351D1">
        <w:t xml:space="preserve">1. The application senses unusual </w:t>
      </w:r>
      <w:r w:rsidR="00DC0DBA">
        <w:t>behavior</w:t>
      </w:r>
      <w:r w:rsidRPr="00E351D1">
        <w:t xml:space="preserve"> which requires further action from </w:t>
      </w:r>
      <w:r w:rsidR="00DC0DBA">
        <w:t xml:space="preserve">the </w:t>
      </w:r>
      <w:r w:rsidRPr="00E351D1">
        <w:t>administrator</w:t>
      </w:r>
    </w:p>
    <w:p w14:paraId="5A50836D" w14:textId="58A07DB1" w:rsidR="00161BBE" w:rsidRPr="00E351D1" w:rsidRDefault="00161BBE" w:rsidP="00D23F3E">
      <w:pPr>
        <w:pStyle w:val="Textcontent"/>
        <w:contextualSpacing/>
      </w:pPr>
      <w:r w:rsidRPr="00E351D1">
        <w:t>2. The application displays an alert message informing the administrator about some specified faults</w:t>
      </w:r>
    </w:p>
    <w:p w14:paraId="62A062B2" w14:textId="66B995FF" w:rsidR="00161BBE" w:rsidRPr="00E351D1" w:rsidRDefault="007D6990" w:rsidP="00D23F3E">
      <w:pPr>
        <w:pStyle w:val="Textcontent"/>
        <w:contextualSpacing/>
      </w:pPr>
      <w:r>
        <w:rPr>
          <w:noProof/>
        </w:rPr>
        <mc:AlternateContent>
          <mc:Choice Requires="wps">
            <w:drawing>
              <wp:anchor distT="0" distB="0" distL="114300" distR="114300" simplePos="0" relativeHeight="251677696" behindDoc="0" locked="0" layoutInCell="1" allowOverlap="1" wp14:anchorId="78BC3239" wp14:editId="086932FE">
                <wp:simplePos x="0" y="0"/>
                <wp:positionH relativeFrom="column">
                  <wp:posOffset>1014095</wp:posOffset>
                </wp:positionH>
                <wp:positionV relativeFrom="paragraph">
                  <wp:posOffset>2200910</wp:posOffset>
                </wp:positionV>
                <wp:extent cx="3703320" cy="635"/>
                <wp:effectExtent l="0" t="0" r="0" b="0"/>
                <wp:wrapTopAndBottom/>
                <wp:docPr id="18" name="Text Box 18"/>
                <wp:cNvGraphicFramePr/>
                <a:graphic xmlns:a="http://schemas.openxmlformats.org/drawingml/2006/main">
                  <a:graphicData uri="http://schemas.microsoft.com/office/word/2010/wordprocessingShape">
                    <wps:wsp>
                      <wps:cNvSpPr txBox="1"/>
                      <wps:spPr>
                        <a:xfrm>
                          <a:off x="0" y="0"/>
                          <a:ext cx="3703320" cy="635"/>
                        </a:xfrm>
                        <a:prstGeom prst="rect">
                          <a:avLst/>
                        </a:prstGeom>
                        <a:solidFill>
                          <a:prstClr val="white"/>
                        </a:solidFill>
                        <a:ln>
                          <a:noFill/>
                        </a:ln>
                      </wps:spPr>
                      <wps:txbx>
                        <w:txbxContent>
                          <w:p w14:paraId="5EFA10DB" w14:textId="70C8E3D4" w:rsidR="007D6990" w:rsidRPr="00646FBC" w:rsidRDefault="007D6990" w:rsidP="007D6990">
                            <w:pPr>
                              <w:pStyle w:val="Caption"/>
                              <w:jc w:val="center"/>
                              <w:rPr>
                                <w:rFonts w:ascii="Times New Roman" w:hAnsi="Times New Roman" w:cs="Times New Roman"/>
                                <w:noProof/>
                              </w:rPr>
                            </w:pPr>
                            <w:bookmarkStart w:id="53" w:name="_Ref118209285"/>
                            <w:bookmarkStart w:id="54" w:name="_Toc121156781"/>
                            <w:r w:rsidRPr="00646FBC">
                              <w:rPr>
                                <w:rFonts w:ascii="Times New Roman" w:hAnsi="Times New Roman" w:cs="Times New Roman"/>
                              </w:rPr>
                              <w:t xml:space="preserve">Figure </w:t>
                            </w:r>
                            <w:r w:rsidRPr="00646FBC">
                              <w:rPr>
                                <w:rFonts w:ascii="Times New Roman" w:hAnsi="Times New Roman" w:cs="Times New Roman"/>
                              </w:rPr>
                              <w:fldChar w:fldCharType="begin"/>
                            </w:r>
                            <w:r w:rsidRPr="00646FBC">
                              <w:rPr>
                                <w:rFonts w:ascii="Times New Roman" w:hAnsi="Times New Roman" w:cs="Times New Roman"/>
                              </w:rPr>
                              <w:instrText xml:space="preserve"> SEQ Figure \* ARABIC </w:instrText>
                            </w:r>
                            <w:r w:rsidRPr="00646FBC">
                              <w:rPr>
                                <w:rFonts w:ascii="Times New Roman" w:hAnsi="Times New Roman" w:cs="Times New Roman"/>
                              </w:rPr>
                              <w:fldChar w:fldCharType="separate"/>
                            </w:r>
                            <w:r w:rsidR="009C0A66">
                              <w:rPr>
                                <w:rFonts w:ascii="Times New Roman" w:hAnsi="Times New Roman" w:cs="Times New Roman"/>
                                <w:noProof/>
                              </w:rPr>
                              <w:t>6</w:t>
                            </w:r>
                            <w:r w:rsidRPr="00646FBC">
                              <w:rPr>
                                <w:rFonts w:ascii="Times New Roman" w:hAnsi="Times New Roman" w:cs="Times New Roman"/>
                                <w:noProof/>
                              </w:rPr>
                              <w:fldChar w:fldCharType="end"/>
                            </w:r>
                            <w:bookmarkEnd w:id="53"/>
                            <w:r w:rsidRPr="00646FBC">
                              <w:rPr>
                                <w:rFonts w:ascii="Times New Roman" w:hAnsi="Times New Roman" w:cs="Times New Roman"/>
                              </w:rPr>
                              <w:t xml:space="preserve"> </w:t>
                            </w:r>
                            <w:r w:rsidR="00FE2203" w:rsidRPr="00646FBC">
                              <w:rPr>
                                <w:rFonts w:ascii="Times New Roman" w:hAnsi="Times New Roman" w:cs="Times New Roman"/>
                              </w:rPr>
                              <w:t>Sequence d</w:t>
                            </w:r>
                            <w:r w:rsidRPr="00646FBC">
                              <w:rPr>
                                <w:rFonts w:ascii="Times New Roman" w:hAnsi="Times New Roman" w:cs="Times New Roman"/>
                              </w:rPr>
                              <w:t>iagram for use case 4</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BC3239" id="Text Box 18" o:spid="_x0000_s1029" type="#_x0000_t202" style="position:absolute;left:0;text-align:left;margin-left:79.85pt;margin-top:173.3pt;width:291.6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" stroked="f">
                <v:textbox style="mso-fit-shape-to-text:t" inset="0,0,0,0">
                  <w:txbxContent>
                    <w:p w14:paraId="5EFA10DB" w14:textId="70C8E3D4" w:rsidR="007D6990" w:rsidRPr="00646FBC" w:rsidRDefault="007D6990" w:rsidP="007D6990">
                      <w:pPr>
                        <w:pStyle w:val="Caption"/>
                        <w:jc w:val="center"/>
                        <w:rPr>
                          <w:rFonts w:ascii="Times New Roman" w:hAnsi="Times New Roman" w:cs="Times New Roman"/>
                          <w:noProof/>
                        </w:rPr>
                      </w:pPr>
                      <w:bookmarkStart w:id="55" w:name="_Ref118209285"/>
                      <w:bookmarkStart w:id="56" w:name="_Toc121156781"/>
                      <w:r w:rsidRPr="00646FBC">
                        <w:rPr>
                          <w:rFonts w:ascii="Times New Roman" w:hAnsi="Times New Roman" w:cs="Times New Roman"/>
                        </w:rPr>
                        <w:t xml:space="preserve">Figure </w:t>
                      </w:r>
                      <w:r w:rsidRPr="00646FBC">
                        <w:rPr>
                          <w:rFonts w:ascii="Times New Roman" w:hAnsi="Times New Roman" w:cs="Times New Roman"/>
                        </w:rPr>
                        <w:fldChar w:fldCharType="begin"/>
                      </w:r>
                      <w:r w:rsidRPr="00646FBC">
                        <w:rPr>
                          <w:rFonts w:ascii="Times New Roman" w:hAnsi="Times New Roman" w:cs="Times New Roman"/>
                        </w:rPr>
                        <w:instrText xml:space="preserve"> SEQ Figure \* ARABIC </w:instrText>
                      </w:r>
                      <w:r w:rsidRPr="00646FBC">
                        <w:rPr>
                          <w:rFonts w:ascii="Times New Roman" w:hAnsi="Times New Roman" w:cs="Times New Roman"/>
                        </w:rPr>
                        <w:fldChar w:fldCharType="separate"/>
                      </w:r>
                      <w:r w:rsidR="009C0A66">
                        <w:rPr>
                          <w:rFonts w:ascii="Times New Roman" w:hAnsi="Times New Roman" w:cs="Times New Roman"/>
                          <w:noProof/>
                        </w:rPr>
                        <w:t>6</w:t>
                      </w:r>
                      <w:r w:rsidRPr="00646FBC">
                        <w:rPr>
                          <w:rFonts w:ascii="Times New Roman" w:hAnsi="Times New Roman" w:cs="Times New Roman"/>
                          <w:noProof/>
                        </w:rPr>
                        <w:fldChar w:fldCharType="end"/>
                      </w:r>
                      <w:bookmarkEnd w:id="55"/>
                      <w:r w:rsidRPr="00646FBC">
                        <w:rPr>
                          <w:rFonts w:ascii="Times New Roman" w:hAnsi="Times New Roman" w:cs="Times New Roman"/>
                        </w:rPr>
                        <w:t xml:space="preserve"> </w:t>
                      </w:r>
                      <w:r w:rsidR="00FE2203" w:rsidRPr="00646FBC">
                        <w:rPr>
                          <w:rFonts w:ascii="Times New Roman" w:hAnsi="Times New Roman" w:cs="Times New Roman"/>
                        </w:rPr>
                        <w:t>Sequence d</w:t>
                      </w:r>
                      <w:r w:rsidRPr="00646FBC">
                        <w:rPr>
                          <w:rFonts w:ascii="Times New Roman" w:hAnsi="Times New Roman" w:cs="Times New Roman"/>
                        </w:rPr>
                        <w:t>iagram for use case 4</w:t>
                      </w:r>
                      <w:bookmarkEnd w:id="56"/>
                    </w:p>
                  </w:txbxContent>
                </v:textbox>
                <w10:wrap type="topAndBottom"/>
              </v:shape>
            </w:pict>
          </mc:Fallback>
        </mc:AlternateContent>
      </w:r>
      <w:r>
        <w:rPr>
          <w:noProof/>
        </w:rPr>
        <w:drawing>
          <wp:anchor distT="0" distB="0" distL="114300" distR="114300" simplePos="0" relativeHeight="251669504" behindDoc="0" locked="0" layoutInCell="1" allowOverlap="1" wp14:anchorId="1E5E3936" wp14:editId="32D96AE6">
            <wp:simplePos x="0" y="0"/>
            <wp:positionH relativeFrom="margin">
              <wp:align>center</wp:align>
            </wp:positionH>
            <wp:positionV relativeFrom="paragraph">
              <wp:posOffset>316230</wp:posOffset>
            </wp:positionV>
            <wp:extent cx="3703320" cy="1827530"/>
            <wp:effectExtent l="0" t="0" r="0" b="127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8">
                      <a:extLst>
                        <a:ext uri="{28A0092B-C50C-407E-A947-70E740481C1C}">
                          <a14:useLocalDpi xmlns:a14="http://schemas.microsoft.com/office/drawing/2010/main" val="0"/>
                        </a:ext>
                      </a:extLst>
                    </a:blip>
                    <a:stretch>
                      <a:fillRect/>
                    </a:stretch>
                  </pic:blipFill>
                  <pic:spPr>
                    <a:xfrm>
                      <a:off x="0" y="0"/>
                      <a:ext cx="3703320" cy="1827530"/>
                    </a:xfrm>
                    <a:prstGeom prst="rect">
                      <a:avLst/>
                    </a:prstGeom>
                  </pic:spPr>
                </pic:pic>
              </a:graphicData>
            </a:graphic>
            <wp14:sizeRelH relativeFrom="margin">
              <wp14:pctWidth>0</wp14:pctWidth>
            </wp14:sizeRelH>
            <wp14:sizeRelV relativeFrom="margin">
              <wp14:pctHeight>0</wp14:pctHeight>
            </wp14:sizeRelV>
          </wp:anchor>
        </w:drawing>
      </w:r>
      <w:r w:rsidR="00161BBE" w:rsidRPr="00E351D1">
        <w:t>3. The administrator reads the alert</w:t>
      </w:r>
      <w:r w:rsidR="00D514B5">
        <w:t xml:space="preserve"> and takes further action.</w:t>
      </w:r>
    </w:p>
    <w:p w14:paraId="284F6D68" w14:textId="2A1BA67D" w:rsidR="00161BBE" w:rsidRPr="00E351D1" w:rsidRDefault="00161BBE" w:rsidP="00D23F3E">
      <w:pPr>
        <w:pStyle w:val="Textcontent"/>
        <w:contextualSpacing/>
      </w:pPr>
    </w:p>
    <w:p w14:paraId="5546C62A" w14:textId="07A44352" w:rsidR="00161BBE" w:rsidRPr="00E351D1" w:rsidRDefault="00161BBE" w:rsidP="00D23F3E">
      <w:pPr>
        <w:pStyle w:val="Textcontent"/>
        <w:contextualSpacing/>
      </w:pPr>
      <w:r w:rsidRPr="00E351D1">
        <w:rPr>
          <w:b/>
          <w:bCs/>
        </w:rPr>
        <w:t>Use Case</w:t>
      </w:r>
      <w:r w:rsidR="00921AF8" w:rsidRPr="00E351D1">
        <w:rPr>
          <w:b/>
          <w:bCs/>
        </w:rPr>
        <w:t xml:space="preserve"> 5</w:t>
      </w:r>
      <w:r w:rsidRPr="00E351D1">
        <w:t>: reset the system</w:t>
      </w:r>
      <w:r w:rsidR="00A54965">
        <w:t xml:space="preserve"> </w:t>
      </w:r>
      <w:r w:rsidR="00A54965" w:rsidRPr="00A54965">
        <w:rPr>
          <w:i/>
          <w:iCs/>
        </w:rPr>
        <w:t xml:space="preserve">(for sequence diagram see </w:t>
      </w:r>
      <w:r w:rsidR="00A54965" w:rsidRPr="00A54965">
        <w:rPr>
          <w:i/>
          <w:iCs/>
        </w:rPr>
        <w:fldChar w:fldCharType="begin"/>
      </w:r>
      <w:r w:rsidR="00A54965" w:rsidRPr="00A54965">
        <w:rPr>
          <w:i/>
          <w:iCs/>
        </w:rPr>
        <w:instrText xml:space="preserve"> REF _Ref118209293 \h </w:instrText>
      </w:r>
      <w:r w:rsidR="00A54965">
        <w:rPr>
          <w:i/>
          <w:iCs/>
        </w:rPr>
        <w:instrText xml:space="preserve"> \* MERGEFORMAT </w:instrText>
      </w:r>
      <w:r w:rsidR="00A54965" w:rsidRPr="00A54965">
        <w:rPr>
          <w:i/>
          <w:iCs/>
        </w:rPr>
      </w:r>
      <w:r w:rsidR="00A54965" w:rsidRPr="00A54965">
        <w:rPr>
          <w:i/>
          <w:iCs/>
        </w:rPr>
        <w:fldChar w:fldCharType="separate"/>
      </w:r>
      <w:r w:rsidR="006479DD" w:rsidRPr="006479DD">
        <w:rPr>
          <w:i/>
          <w:iCs/>
        </w:rPr>
        <w:t xml:space="preserve">Figure </w:t>
      </w:r>
      <w:r w:rsidR="006479DD" w:rsidRPr="006479DD">
        <w:rPr>
          <w:i/>
          <w:iCs/>
          <w:noProof/>
        </w:rPr>
        <w:t>7</w:t>
      </w:r>
      <w:r w:rsidR="00A54965" w:rsidRPr="00A54965">
        <w:rPr>
          <w:i/>
          <w:iCs/>
        </w:rPr>
        <w:fldChar w:fldCharType="end"/>
      </w:r>
      <w:r w:rsidR="00A54965" w:rsidRPr="00A54965">
        <w:rPr>
          <w:i/>
          <w:iCs/>
        </w:rPr>
        <w:t>)</w:t>
      </w:r>
    </w:p>
    <w:p w14:paraId="172D2FB9" w14:textId="7CA6C773" w:rsidR="00161BBE" w:rsidRPr="00E351D1" w:rsidRDefault="00161BBE" w:rsidP="00D23F3E">
      <w:pPr>
        <w:pStyle w:val="Textcontent"/>
        <w:contextualSpacing/>
      </w:pPr>
      <w:r w:rsidRPr="00E351D1">
        <w:rPr>
          <w:b/>
          <w:bCs/>
        </w:rPr>
        <w:t>Primary Actor</w:t>
      </w:r>
      <w:r w:rsidRPr="00E351D1">
        <w:t>: administrator</w:t>
      </w:r>
    </w:p>
    <w:p w14:paraId="3B8C865A" w14:textId="63F08D6D" w:rsidR="00161BBE" w:rsidRPr="00E351D1" w:rsidRDefault="00161BBE" w:rsidP="00D23F3E">
      <w:pPr>
        <w:pStyle w:val="Textcontent"/>
        <w:contextualSpacing/>
      </w:pPr>
      <w:r w:rsidRPr="00E351D1">
        <w:rPr>
          <w:b/>
          <w:bCs/>
        </w:rPr>
        <w:t>Main Success Scenario</w:t>
      </w:r>
      <w:r w:rsidRPr="00E351D1">
        <w:t xml:space="preserve">: </w:t>
      </w:r>
    </w:p>
    <w:p w14:paraId="190B02BD" w14:textId="70468F0D" w:rsidR="00161BBE" w:rsidRPr="00E351D1" w:rsidRDefault="00161BBE" w:rsidP="00D23F3E">
      <w:pPr>
        <w:pStyle w:val="Textcontent"/>
        <w:contextualSpacing/>
      </w:pPr>
      <w:r w:rsidRPr="00E351D1">
        <w:t>1. The admin</w:t>
      </w:r>
      <w:r w:rsidR="00177BE0" w:rsidRPr="00E351D1">
        <w:t>istrator should press the “Reset” button</w:t>
      </w:r>
    </w:p>
    <w:p w14:paraId="5674D08B" w14:textId="7536EE8D" w:rsidR="00161BBE" w:rsidRPr="00E351D1" w:rsidRDefault="007D6990" w:rsidP="00D23F3E">
      <w:pPr>
        <w:pStyle w:val="Textcontent"/>
        <w:contextualSpacing/>
      </w:pPr>
      <w:r>
        <w:rPr>
          <w:noProof/>
        </w:rPr>
        <mc:AlternateContent>
          <mc:Choice Requires="wps">
            <w:drawing>
              <wp:anchor distT="0" distB="0" distL="114300" distR="114300" simplePos="0" relativeHeight="251679744" behindDoc="0" locked="0" layoutInCell="1" allowOverlap="1" wp14:anchorId="576A801F" wp14:editId="300125EE">
                <wp:simplePos x="0" y="0"/>
                <wp:positionH relativeFrom="column">
                  <wp:posOffset>1475105</wp:posOffset>
                </wp:positionH>
                <wp:positionV relativeFrom="paragraph">
                  <wp:posOffset>2490470</wp:posOffset>
                </wp:positionV>
                <wp:extent cx="2773680" cy="635"/>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2773680" cy="635"/>
                        </a:xfrm>
                        <a:prstGeom prst="rect">
                          <a:avLst/>
                        </a:prstGeom>
                        <a:solidFill>
                          <a:prstClr val="white"/>
                        </a:solidFill>
                        <a:ln>
                          <a:noFill/>
                        </a:ln>
                      </wps:spPr>
                      <wps:txbx>
                        <w:txbxContent>
                          <w:p w14:paraId="588E5F31" w14:textId="6BB9A2FF" w:rsidR="007D6990" w:rsidRPr="00646FBC" w:rsidRDefault="007D6990" w:rsidP="007D6990">
                            <w:pPr>
                              <w:pStyle w:val="Caption"/>
                              <w:jc w:val="center"/>
                              <w:rPr>
                                <w:rFonts w:ascii="Times New Roman" w:hAnsi="Times New Roman" w:cs="Times New Roman"/>
                                <w:noProof/>
                              </w:rPr>
                            </w:pPr>
                            <w:bookmarkStart w:id="57" w:name="_Ref118209293"/>
                            <w:bookmarkStart w:id="58" w:name="_Toc121156782"/>
                            <w:r w:rsidRPr="00646FBC">
                              <w:rPr>
                                <w:rFonts w:ascii="Times New Roman" w:hAnsi="Times New Roman" w:cs="Times New Roman"/>
                              </w:rPr>
                              <w:t xml:space="preserve">Figure </w:t>
                            </w:r>
                            <w:r w:rsidRPr="00646FBC">
                              <w:rPr>
                                <w:rFonts w:ascii="Times New Roman" w:hAnsi="Times New Roman" w:cs="Times New Roman"/>
                              </w:rPr>
                              <w:fldChar w:fldCharType="begin"/>
                            </w:r>
                            <w:r w:rsidRPr="00646FBC">
                              <w:rPr>
                                <w:rFonts w:ascii="Times New Roman" w:hAnsi="Times New Roman" w:cs="Times New Roman"/>
                              </w:rPr>
                              <w:instrText xml:space="preserve"> SEQ Figure \* ARABIC </w:instrText>
                            </w:r>
                            <w:r w:rsidRPr="00646FBC">
                              <w:rPr>
                                <w:rFonts w:ascii="Times New Roman" w:hAnsi="Times New Roman" w:cs="Times New Roman"/>
                              </w:rPr>
                              <w:fldChar w:fldCharType="separate"/>
                            </w:r>
                            <w:r w:rsidR="009C0A66">
                              <w:rPr>
                                <w:rFonts w:ascii="Times New Roman" w:hAnsi="Times New Roman" w:cs="Times New Roman"/>
                                <w:noProof/>
                              </w:rPr>
                              <w:t>7</w:t>
                            </w:r>
                            <w:r w:rsidRPr="00646FBC">
                              <w:rPr>
                                <w:rFonts w:ascii="Times New Roman" w:hAnsi="Times New Roman" w:cs="Times New Roman"/>
                                <w:noProof/>
                              </w:rPr>
                              <w:fldChar w:fldCharType="end"/>
                            </w:r>
                            <w:bookmarkEnd w:id="57"/>
                            <w:r w:rsidRPr="00646FBC">
                              <w:rPr>
                                <w:rFonts w:ascii="Times New Roman" w:hAnsi="Times New Roman" w:cs="Times New Roman"/>
                              </w:rPr>
                              <w:t xml:space="preserve"> </w:t>
                            </w:r>
                            <w:r w:rsidR="00FE2203" w:rsidRPr="00646FBC">
                              <w:rPr>
                                <w:rFonts w:ascii="Times New Roman" w:hAnsi="Times New Roman" w:cs="Times New Roman"/>
                              </w:rPr>
                              <w:t>Sequence d</w:t>
                            </w:r>
                            <w:r w:rsidRPr="00646FBC">
                              <w:rPr>
                                <w:rFonts w:ascii="Times New Roman" w:hAnsi="Times New Roman" w:cs="Times New Roman"/>
                              </w:rPr>
                              <w:t>iagram for use case 5</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6A801F" id="Text Box 19" o:spid="_x0000_s1030" type="#_x0000_t202" style="position:absolute;left:0;text-align:left;margin-left:116.15pt;margin-top:196.1pt;width:218.4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THEGgIAAD8EAAAOAAAAZHJzL2Uyb0RvYy54bWysU8Fu2zAMvQ/YPwi6L07SLS2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" stroked="f">
                <v:textbox style="mso-fit-shape-to-text:t" inset="0,0,0,0">
                  <w:txbxContent>
                    <w:p w14:paraId="588E5F31" w14:textId="6BB9A2FF" w:rsidR="007D6990" w:rsidRPr="00646FBC" w:rsidRDefault="007D6990" w:rsidP="007D6990">
                      <w:pPr>
                        <w:pStyle w:val="Caption"/>
                        <w:jc w:val="center"/>
                        <w:rPr>
                          <w:rFonts w:ascii="Times New Roman" w:hAnsi="Times New Roman" w:cs="Times New Roman"/>
                          <w:noProof/>
                        </w:rPr>
                      </w:pPr>
                      <w:bookmarkStart w:id="59" w:name="_Ref118209293"/>
                      <w:bookmarkStart w:id="60" w:name="_Toc121156782"/>
                      <w:r w:rsidRPr="00646FBC">
                        <w:rPr>
                          <w:rFonts w:ascii="Times New Roman" w:hAnsi="Times New Roman" w:cs="Times New Roman"/>
                        </w:rPr>
                        <w:t xml:space="preserve">Figure </w:t>
                      </w:r>
                      <w:r w:rsidRPr="00646FBC">
                        <w:rPr>
                          <w:rFonts w:ascii="Times New Roman" w:hAnsi="Times New Roman" w:cs="Times New Roman"/>
                        </w:rPr>
                        <w:fldChar w:fldCharType="begin"/>
                      </w:r>
                      <w:r w:rsidRPr="00646FBC">
                        <w:rPr>
                          <w:rFonts w:ascii="Times New Roman" w:hAnsi="Times New Roman" w:cs="Times New Roman"/>
                        </w:rPr>
                        <w:instrText xml:space="preserve"> SEQ Figure \* ARABIC </w:instrText>
                      </w:r>
                      <w:r w:rsidRPr="00646FBC">
                        <w:rPr>
                          <w:rFonts w:ascii="Times New Roman" w:hAnsi="Times New Roman" w:cs="Times New Roman"/>
                        </w:rPr>
                        <w:fldChar w:fldCharType="separate"/>
                      </w:r>
                      <w:r w:rsidR="009C0A66">
                        <w:rPr>
                          <w:rFonts w:ascii="Times New Roman" w:hAnsi="Times New Roman" w:cs="Times New Roman"/>
                          <w:noProof/>
                        </w:rPr>
                        <w:t>7</w:t>
                      </w:r>
                      <w:r w:rsidRPr="00646FBC">
                        <w:rPr>
                          <w:rFonts w:ascii="Times New Roman" w:hAnsi="Times New Roman" w:cs="Times New Roman"/>
                          <w:noProof/>
                        </w:rPr>
                        <w:fldChar w:fldCharType="end"/>
                      </w:r>
                      <w:bookmarkEnd w:id="59"/>
                      <w:r w:rsidRPr="00646FBC">
                        <w:rPr>
                          <w:rFonts w:ascii="Times New Roman" w:hAnsi="Times New Roman" w:cs="Times New Roman"/>
                        </w:rPr>
                        <w:t xml:space="preserve"> </w:t>
                      </w:r>
                      <w:r w:rsidR="00FE2203" w:rsidRPr="00646FBC">
                        <w:rPr>
                          <w:rFonts w:ascii="Times New Roman" w:hAnsi="Times New Roman" w:cs="Times New Roman"/>
                        </w:rPr>
                        <w:t>Sequence d</w:t>
                      </w:r>
                      <w:r w:rsidRPr="00646FBC">
                        <w:rPr>
                          <w:rFonts w:ascii="Times New Roman" w:hAnsi="Times New Roman" w:cs="Times New Roman"/>
                        </w:rPr>
                        <w:t>iagram for use case 5</w:t>
                      </w:r>
                      <w:bookmarkEnd w:id="60"/>
                    </w:p>
                  </w:txbxContent>
                </v:textbox>
                <w10:wrap type="topAndBottom"/>
              </v:shape>
            </w:pict>
          </mc:Fallback>
        </mc:AlternateContent>
      </w:r>
      <w:r>
        <w:rPr>
          <w:noProof/>
        </w:rPr>
        <w:drawing>
          <wp:anchor distT="0" distB="0" distL="114300" distR="114300" simplePos="0" relativeHeight="251667456" behindDoc="0" locked="0" layoutInCell="1" allowOverlap="1" wp14:anchorId="474ACF61" wp14:editId="5C223EDA">
            <wp:simplePos x="0" y="0"/>
            <wp:positionH relativeFrom="margin">
              <wp:align>center</wp:align>
            </wp:positionH>
            <wp:positionV relativeFrom="paragraph">
              <wp:posOffset>413385</wp:posOffset>
            </wp:positionV>
            <wp:extent cx="2773680" cy="2019935"/>
            <wp:effectExtent l="0" t="0" r="762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9">
                      <a:extLst>
                        <a:ext uri="{28A0092B-C50C-407E-A947-70E740481C1C}">
                          <a14:useLocalDpi xmlns:a14="http://schemas.microsoft.com/office/drawing/2010/main" val="0"/>
                        </a:ext>
                      </a:extLst>
                    </a:blip>
                    <a:stretch>
                      <a:fillRect/>
                    </a:stretch>
                  </pic:blipFill>
                  <pic:spPr>
                    <a:xfrm>
                      <a:off x="0" y="0"/>
                      <a:ext cx="2773680" cy="2019935"/>
                    </a:xfrm>
                    <a:prstGeom prst="rect">
                      <a:avLst/>
                    </a:prstGeom>
                  </pic:spPr>
                </pic:pic>
              </a:graphicData>
            </a:graphic>
            <wp14:sizeRelH relativeFrom="margin">
              <wp14:pctWidth>0</wp14:pctWidth>
            </wp14:sizeRelH>
            <wp14:sizeRelV relativeFrom="margin">
              <wp14:pctHeight>0</wp14:pctHeight>
            </wp14:sizeRelV>
          </wp:anchor>
        </w:drawing>
      </w:r>
      <w:r w:rsidR="00161BBE" w:rsidRPr="00E351D1">
        <w:t xml:space="preserve">2. The </w:t>
      </w:r>
      <w:r w:rsidR="00177BE0" w:rsidRPr="00E351D1">
        <w:t>application returns to an initial phase</w:t>
      </w:r>
    </w:p>
    <w:p w14:paraId="6DBA0763" w14:textId="064CC317" w:rsidR="00821574" w:rsidRPr="00E351D1" w:rsidRDefault="005040E1" w:rsidP="00F8533B">
      <w:pPr>
        <w:pStyle w:val="Subtitle"/>
      </w:pPr>
      <w:bookmarkStart w:id="61" w:name="_Toc117247985"/>
      <w:bookmarkStart w:id="62" w:name="_Toc121156756"/>
      <w:r>
        <w:t>3</w:t>
      </w:r>
      <w:r w:rsidR="00821574" w:rsidRPr="00E351D1">
        <w:t>.</w:t>
      </w:r>
      <w:r w:rsidR="00821574" w:rsidRPr="00D23F3E">
        <w:rPr>
          <w:rStyle w:val="SubtitleChar"/>
        </w:rPr>
        <w:t>2 Control System Diagram</w:t>
      </w:r>
      <w:bookmarkEnd w:id="61"/>
      <w:bookmarkEnd w:id="62"/>
    </w:p>
    <w:p w14:paraId="1682F606" w14:textId="7349E2D6" w:rsidR="00B00B75" w:rsidRPr="00E351D1" w:rsidRDefault="00B00B75" w:rsidP="00D23F3E">
      <w:pPr>
        <w:pStyle w:val="Textcontent"/>
      </w:pPr>
      <w:r w:rsidRPr="00E351D1">
        <w:t>The block diagram of the system</w:t>
      </w:r>
      <w:r w:rsidR="008F42DC" w:rsidRPr="00E351D1">
        <w:t xml:space="preserve"> (</w:t>
      </w:r>
      <w:r w:rsidR="008F42DC" w:rsidRPr="000F6F6E">
        <w:rPr>
          <w:i/>
          <w:iCs/>
        </w:rPr>
        <w:t>seen in</w:t>
      </w:r>
      <w:r w:rsidR="008F42DC" w:rsidRPr="00E351D1">
        <w:t xml:space="preserve"> </w:t>
      </w:r>
      <w:r w:rsidR="000F6F6E" w:rsidRPr="000B230E">
        <w:rPr>
          <w:i/>
          <w:iCs/>
        </w:rPr>
        <w:fldChar w:fldCharType="begin"/>
      </w:r>
      <w:r w:rsidR="000F6F6E" w:rsidRPr="000B230E">
        <w:rPr>
          <w:i/>
          <w:iCs/>
        </w:rPr>
        <w:instrText xml:space="preserve"> REF _Ref118236541 \h </w:instrText>
      </w:r>
      <w:r w:rsidR="000F6F6E" w:rsidRPr="000B230E">
        <w:rPr>
          <w:i/>
          <w:iCs/>
        </w:rPr>
      </w:r>
      <w:r w:rsidR="00000000">
        <w:rPr>
          <w:i/>
          <w:iCs/>
        </w:rPr>
        <w:fldChar w:fldCharType="separate"/>
      </w:r>
      <w:r w:rsidR="000F6F6E" w:rsidRPr="000B230E">
        <w:rPr>
          <w:i/>
          <w:iCs/>
        </w:rPr>
        <w:fldChar w:fldCharType="end"/>
      </w:r>
      <w:r w:rsidR="000F6F6E">
        <w:rPr>
          <w:i/>
          <w:iCs/>
        </w:rPr>
        <w:fldChar w:fldCharType="begin"/>
      </w:r>
      <w:r w:rsidR="000F6F6E" w:rsidRPr="000B230E">
        <w:rPr>
          <w:i/>
          <w:iCs/>
        </w:rPr>
        <w:instrText xml:space="preserve"> REF _Ref118236549 \h </w:instrText>
      </w:r>
      <w:r w:rsidR="000B230E" w:rsidRPr="000B230E">
        <w:rPr>
          <w:i/>
          <w:iCs/>
        </w:rPr>
        <w:instrText xml:space="preserve"> \* MERGEFORMAT </w:instrText>
      </w:r>
      <w:r w:rsidR="000F6F6E">
        <w:rPr>
          <w:i/>
          <w:iCs/>
        </w:rPr>
      </w:r>
      <w:r w:rsidR="000F6F6E">
        <w:rPr>
          <w:i/>
          <w:iCs/>
        </w:rPr>
        <w:fldChar w:fldCharType="separate"/>
      </w:r>
      <w:r w:rsidR="000F6F6E" w:rsidRPr="000B230E">
        <w:rPr>
          <w:i/>
          <w:iCs/>
        </w:rPr>
        <w:t>Figure</w:t>
      </w:r>
      <w:r w:rsidR="000F6F6E">
        <w:t xml:space="preserve"> </w:t>
      </w:r>
      <w:r w:rsidR="000F6F6E" w:rsidRPr="000B230E">
        <w:rPr>
          <w:i/>
          <w:iCs/>
          <w:noProof/>
        </w:rPr>
        <w:t>8</w:t>
      </w:r>
      <w:r w:rsidR="000F6F6E">
        <w:fldChar w:fldCharType="end"/>
      </w:r>
      <w:r w:rsidR="008F42DC" w:rsidRPr="00E351D1">
        <w:t>)</w:t>
      </w:r>
      <w:r w:rsidRPr="00E351D1">
        <w:t xml:space="preserve"> shows the interaction between the components of the system (sensors, actuators, the control algorithm, </w:t>
      </w:r>
      <w:r w:rsidR="00DC0DBA">
        <w:t xml:space="preserve">and </w:t>
      </w:r>
      <w:r w:rsidRPr="00E351D1">
        <w:t xml:space="preserve">the plant). Each block represents one of these components. Since the input depends also on the measured quantities, we are using a feedback loop </w:t>
      </w:r>
      <w:r w:rsidR="00DC0DBA">
        <w:t>that</w:t>
      </w:r>
      <w:r w:rsidRPr="00E351D1">
        <w:t xml:space="preserve"> returns the measured values from the sensors.</w:t>
      </w:r>
    </w:p>
    <w:p w14:paraId="0DF6C414" w14:textId="77777777" w:rsidR="00E364E8" w:rsidRDefault="00152CCC" w:rsidP="00E364E8">
      <w:pPr>
        <w:keepNext/>
        <w:jc w:val="center"/>
      </w:pPr>
      <w:r w:rsidRPr="00E351D1">
        <w:rPr>
          <w:noProof/>
          <w:lang w:val="en-US"/>
        </w:rPr>
        <w:lastRenderedPageBreak/>
        <w:drawing>
          <wp:inline distT="0" distB="0" distL="0" distR="0" wp14:anchorId="14C56B64" wp14:editId="5E30FD89">
            <wp:extent cx="4008761" cy="1612900"/>
            <wp:effectExtent l="0" t="0" r="0" b="6350"/>
            <wp:docPr id="4" name="Picture 4" descr="Servomechanism in Control System | Theory and Working principal - M-Physics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rvomechanism in Control System | Theory and Working principal - M-Physics  Tutorial"/>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17340" cy="1616352"/>
                    </a:xfrm>
                    <a:prstGeom prst="rect">
                      <a:avLst/>
                    </a:prstGeom>
                    <a:noFill/>
                    <a:ln>
                      <a:noFill/>
                    </a:ln>
                  </pic:spPr>
                </pic:pic>
              </a:graphicData>
            </a:graphic>
          </wp:inline>
        </w:drawing>
      </w:r>
    </w:p>
    <w:p w14:paraId="124AC387" w14:textId="72CA1F3A" w:rsidR="00C53B3A" w:rsidRPr="00646FBC" w:rsidRDefault="00E364E8" w:rsidP="00E364E8">
      <w:pPr>
        <w:pStyle w:val="Caption"/>
        <w:jc w:val="center"/>
        <w:rPr>
          <w:rFonts w:ascii="Times New Roman" w:hAnsi="Times New Roman" w:cs="Times New Roman"/>
          <w:lang w:val="en-US"/>
        </w:rPr>
      </w:pPr>
      <w:bookmarkStart w:id="63" w:name="_Ref118236549"/>
      <w:bookmarkStart w:id="64" w:name="_Ref118236541"/>
      <w:bookmarkStart w:id="65" w:name="_Toc121156783"/>
      <w:r w:rsidRPr="00646FBC">
        <w:rPr>
          <w:rFonts w:ascii="Times New Roman" w:hAnsi="Times New Roman" w:cs="Times New Roman"/>
        </w:rPr>
        <w:t xml:space="preserve">Figure </w:t>
      </w:r>
      <w:r w:rsidRPr="00646FBC">
        <w:rPr>
          <w:rFonts w:ascii="Times New Roman" w:hAnsi="Times New Roman" w:cs="Times New Roman"/>
        </w:rPr>
        <w:fldChar w:fldCharType="begin"/>
      </w:r>
      <w:r w:rsidRPr="00646FBC">
        <w:rPr>
          <w:rFonts w:ascii="Times New Roman" w:hAnsi="Times New Roman" w:cs="Times New Roman"/>
        </w:rPr>
        <w:instrText xml:space="preserve"> SEQ Figure \* ARABIC </w:instrText>
      </w:r>
      <w:r w:rsidRPr="00646FBC">
        <w:rPr>
          <w:rFonts w:ascii="Times New Roman" w:hAnsi="Times New Roman" w:cs="Times New Roman"/>
        </w:rPr>
        <w:fldChar w:fldCharType="separate"/>
      </w:r>
      <w:r w:rsidR="009C0A66">
        <w:rPr>
          <w:rFonts w:ascii="Times New Roman" w:hAnsi="Times New Roman" w:cs="Times New Roman"/>
          <w:noProof/>
        </w:rPr>
        <w:t>8</w:t>
      </w:r>
      <w:r w:rsidRPr="00646FBC">
        <w:rPr>
          <w:rFonts w:ascii="Times New Roman" w:hAnsi="Times New Roman" w:cs="Times New Roman"/>
          <w:noProof/>
        </w:rPr>
        <w:fldChar w:fldCharType="end"/>
      </w:r>
      <w:bookmarkEnd w:id="63"/>
      <w:r w:rsidRPr="00646FBC">
        <w:rPr>
          <w:rFonts w:ascii="Times New Roman" w:hAnsi="Times New Roman" w:cs="Times New Roman"/>
        </w:rPr>
        <w:t xml:space="preserve"> Feedback Control System </w:t>
      </w:r>
      <w:bookmarkEnd w:id="64"/>
      <w:r w:rsidR="00DC0DBA" w:rsidRPr="00646FBC">
        <w:rPr>
          <w:rFonts w:ascii="Times New Roman" w:hAnsi="Times New Roman" w:cs="Times New Roman"/>
        </w:rPr>
        <w:t>Diagram</w:t>
      </w:r>
      <w:bookmarkEnd w:id="65"/>
    </w:p>
    <w:p w14:paraId="726545D3" w14:textId="72C6D1E6" w:rsidR="007E67CB" w:rsidRDefault="005040E1" w:rsidP="00F8533B">
      <w:pPr>
        <w:pStyle w:val="Subtitle"/>
      </w:pPr>
      <w:bookmarkStart w:id="66" w:name="_Toc117247986"/>
      <w:bookmarkStart w:id="67" w:name="_Toc121156757"/>
      <w:r>
        <w:t>3</w:t>
      </w:r>
      <w:r w:rsidR="00C53B3A" w:rsidRPr="00F8533B">
        <w:t>.3 Finite State Machine</w:t>
      </w:r>
      <w:bookmarkEnd w:id="66"/>
      <w:bookmarkEnd w:id="67"/>
      <w:r w:rsidR="00897A7D" w:rsidRPr="00F8533B">
        <w:t xml:space="preserve"> </w:t>
      </w:r>
    </w:p>
    <w:p w14:paraId="2F8734A9" w14:textId="60998CFF" w:rsidR="006C1FA8" w:rsidRDefault="00E96A9C" w:rsidP="00DD11EC">
      <w:pPr>
        <w:pStyle w:val="Textcontent"/>
      </w:pPr>
      <w:r>
        <w:t>T</w:t>
      </w:r>
      <w:r w:rsidR="00DD11EC">
        <w:t>he finite state machine diagram below (seen in</w:t>
      </w:r>
      <w:r w:rsidR="00A54965">
        <w:t xml:space="preserve"> </w:t>
      </w:r>
      <w:r w:rsidR="00A54965" w:rsidRPr="000B230E">
        <w:rPr>
          <w:i/>
          <w:iCs/>
        </w:rPr>
        <w:fldChar w:fldCharType="begin"/>
      </w:r>
      <w:r w:rsidR="00A54965" w:rsidRPr="000B230E">
        <w:rPr>
          <w:i/>
          <w:iCs/>
        </w:rPr>
        <w:instrText xml:space="preserve"> REF _Ref118209352 \h </w:instrText>
      </w:r>
      <w:r w:rsidR="000B230E" w:rsidRPr="000B230E">
        <w:rPr>
          <w:i/>
          <w:iCs/>
        </w:rPr>
        <w:instrText xml:space="preserve"> \* MERGEFORMAT </w:instrText>
      </w:r>
      <w:r w:rsidR="00A54965" w:rsidRPr="000B230E">
        <w:rPr>
          <w:i/>
          <w:iCs/>
        </w:rPr>
      </w:r>
      <w:r w:rsidR="00A54965" w:rsidRPr="000B230E">
        <w:rPr>
          <w:i/>
          <w:iCs/>
        </w:rPr>
        <w:fldChar w:fldCharType="separate"/>
      </w:r>
      <w:r w:rsidR="006479DD" w:rsidRPr="000B230E">
        <w:rPr>
          <w:i/>
          <w:iCs/>
        </w:rPr>
        <w:t xml:space="preserve">Figure </w:t>
      </w:r>
      <w:r w:rsidR="006479DD" w:rsidRPr="000B230E">
        <w:rPr>
          <w:i/>
          <w:iCs/>
          <w:noProof/>
        </w:rPr>
        <w:t>9</w:t>
      </w:r>
      <w:r w:rsidR="00A54965" w:rsidRPr="000B230E">
        <w:rPr>
          <w:i/>
          <w:iCs/>
        </w:rPr>
        <w:fldChar w:fldCharType="end"/>
      </w:r>
      <w:r w:rsidR="00DD11EC">
        <w:t xml:space="preserve">) </w:t>
      </w:r>
      <w:r>
        <w:t>captures the transitions between</w:t>
      </w:r>
      <w:r w:rsidR="0001195E">
        <w:t xml:space="preserve"> the</w:t>
      </w:r>
      <w:r>
        <w:t xml:space="preserve"> states of the system</w:t>
      </w:r>
      <w:r w:rsidR="00DD11EC">
        <w:t xml:space="preserve">. It starts with the </w:t>
      </w:r>
      <w:r>
        <w:t>“system initialized” state</w:t>
      </w:r>
      <w:r w:rsidR="00DD11EC">
        <w:t xml:space="preserve">, after the admin inputs all the necessary system parameters, and then it continues until the crops are harvested. The system has </w:t>
      </w:r>
      <w:r w:rsidR="006C1FA8">
        <w:t>6</w:t>
      </w:r>
      <w:r w:rsidR="00DD11EC">
        <w:t xml:space="preserve"> states in total: </w:t>
      </w:r>
      <w:r>
        <w:t>“</w:t>
      </w:r>
      <w:r w:rsidR="00DD11EC">
        <w:t>system initialized</w:t>
      </w:r>
      <w:r>
        <w:t>”</w:t>
      </w:r>
      <w:r w:rsidR="00DD11EC">
        <w:t xml:space="preserve">, </w:t>
      </w:r>
      <w:r w:rsidR="006C1FA8">
        <w:t xml:space="preserve">“data collection”, </w:t>
      </w:r>
      <w:r>
        <w:t>“</w:t>
      </w:r>
      <w:r w:rsidR="00DD11EC">
        <w:t>environment balancing</w:t>
      </w:r>
      <w:r>
        <w:t>”</w:t>
      </w:r>
      <w:r w:rsidR="00DD11EC">
        <w:t xml:space="preserve">, </w:t>
      </w:r>
      <w:r>
        <w:t>“</w:t>
      </w:r>
      <w:r w:rsidR="00DD11EC">
        <w:t>balanced environment</w:t>
      </w:r>
      <w:r>
        <w:t>”</w:t>
      </w:r>
      <w:r w:rsidR="00DD11EC">
        <w:t xml:space="preserve">, </w:t>
      </w:r>
      <w:r w:rsidR="006C1FA8">
        <w:t xml:space="preserve">“alerted” </w:t>
      </w:r>
      <w:r w:rsidR="00DD11EC">
        <w:t xml:space="preserve">and </w:t>
      </w:r>
      <w:r>
        <w:t>“</w:t>
      </w:r>
      <w:r w:rsidR="00DD11EC">
        <w:t>mature crops</w:t>
      </w:r>
      <w:r>
        <w:t>”</w:t>
      </w:r>
      <w:r w:rsidR="00DD11EC">
        <w:t>.</w:t>
      </w:r>
    </w:p>
    <w:p w14:paraId="4274CABC" w14:textId="54AC64FB" w:rsidR="006C1FA8" w:rsidRDefault="006C1FA8" w:rsidP="00DD11EC">
      <w:pPr>
        <w:pStyle w:val="Textcontent"/>
      </w:pPr>
      <w:r>
        <w:t xml:space="preserve">The “alerted” state is one of the more complex </w:t>
      </w:r>
      <w:r w:rsidR="00BD4F55">
        <w:t>states</w:t>
      </w:r>
      <w:r>
        <w:t xml:space="preserve"> that needs two measurement</w:t>
      </w:r>
      <w:r w:rsidR="00BD4F55">
        <w:t>s</w:t>
      </w:r>
      <w:r>
        <w:t xml:space="preserve"> and has 2 different cases in which the system needs to enter this </w:t>
      </w:r>
      <w:r w:rsidR="00BD4F55">
        <w:t>state</w:t>
      </w:r>
      <w:r>
        <w:t xml:space="preserve">. Firstly, in the positive-value case, the system determines by subtraction if the current measurement is less than the target value. If it is, then it takes a second measurement value after </w:t>
      </w:r>
      <w:r w:rsidR="00DC0DBA">
        <w:t>it</w:t>
      </w:r>
      <w:r>
        <w:t xml:space="preserve"> has taken some action to correct the </w:t>
      </w:r>
      <w:r w:rsidR="00BD4F55">
        <w:t>problem. This is the m2 value. Then it compares the first measured value and the second one. If the target value of the measurement has not improved (in less than or equal to the first measurement), then something in the system must be broken. Thus, an alert must signal this to the admin. In the negative-value case, if we need to decrease a measured value but the second measurement seems to be greater than or equal to the first one, then the system sends an alert.</w:t>
      </w:r>
    </w:p>
    <w:p w14:paraId="3A44FB1B" w14:textId="185FC73E" w:rsidR="006C1FA8" w:rsidRPr="006C1FA8" w:rsidRDefault="006C1FA8" w:rsidP="00DD11EC">
      <w:pPr>
        <w:pStyle w:val="Textcontent"/>
        <w:rPr>
          <w:color w:val="2F5496" w:themeColor="accent1" w:themeShade="BF"/>
        </w:rPr>
      </w:pPr>
      <w:r w:rsidRPr="006C1FA8">
        <w:rPr>
          <w:color w:val="2F5496" w:themeColor="accent1" w:themeShade="BF"/>
        </w:rPr>
        <w:t>Symbols</w:t>
      </w:r>
    </w:p>
    <w:p w14:paraId="60702F11" w14:textId="3D360DB6" w:rsidR="006C1FA8" w:rsidRDefault="006C1FA8" w:rsidP="006C1FA8">
      <w:pPr>
        <w:pStyle w:val="Textcontent"/>
        <w:spacing w:after="0"/>
      </w:pPr>
      <w:r>
        <w:t xml:space="preserve">T = predefined time interval when the sensors </w:t>
      </w:r>
      <w:r w:rsidR="00DC0DBA">
        <w:t xml:space="preserve">are </w:t>
      </w:r>
      <w:r>
        <w:t xml:space="preserve">off, </w:t>
      </w:r>
      <w:r w:rsidR="00952FC0">
        <w:t xml:space="preserve">the interval </w:t>
      </w:r>
      <w:r w:rsidR="00584CD7">
        <w:t>at</w:t>
      </w:r>
      <w:r w:rsidR="00952FC0">
        <w:t xml:space="preserve"> which we make measurements</w:t>
      </w:r>
      <w:r w:rsidR="00584CD7">
        <w:t xml:space="preserve"> in </w:t>
      </w:r>
      <w:r w:rsidR="00DC0DBA">
        <w:t xml:space="preserve">a </w:t>
      </w:r>
      <w:r w:rsidR="00584CD7">
        <w:t>balanced state</w:t>
      </w:r>
    </w:p>
    <w:p w14:paraId="37BFBC82" w14:textId="783A505D" w:rsidR="006C1FA8" w:rsidRDefault="006C1FA8" w:rsidP="006C1FA8">
      <w:pPr>
        <w:pStyle w:val="Textcontent"/>
        <w:spacing w:after="0"/>
      </w:pPr>
      <w:r>
        <w:t>t = the current time since the system has entered the current state</w:t>
      </w:r>
    </w:p>
    <w:p w14:paraId="7029F499" w14:textId="399C97DC" w:rsidR="006C1FA8" w:rsidRDefault="006C1FA8" w:rsidP="006C1FA8">
      <w:pPr>
        <w:pStyle w:val="Textcontent"/>
        <w:spacing w:after="0"/>
      </w:pPr>
      <w:proofErr w:type="spellStart"/>
      <w:r>
        <w:t>x</w:t>
      </w:r>
      <w:r w:rsidRPr="006C1FA8">
        <w:rPr>
          <w:vertAlign w:val="subscript"/>
        </w:rPr>
        <w:t>target</w:t>
      </w:r>
      <w:proofErr w:type="spellEnd"/>
      <w:r>
        <w:t xml:space="preserve"> = the target value that the system is aiming to achieve</w:t>
      </w:r>
    </w:p>
    <w:p w14:paraId="477AAF02" w14:textId="04073FDA" w:rsidR="006C1FA8" w:rsidRDefault="006C1FA8" w:rsidP="006C1FA8">
      <w:pPr>
        <w:pStyle w:val="Textcontent"/>
        <w:spacing w:after="0"/>
      </w:pPr>
      <w:r>
        <w:t>x</w:t>
      </w:r>
      <w:r w:rsidRPr="006C1FA8">
        <w:rPr>
          <w:vertAlign w:val="subscript"/>
        </w:rPr>
        <w:t>m1</w:t>
      </w:r>
      <w:r>
        <w:t xml:space="preserve"> = the value of the first measurement</w:t>
      </w:r>
    </w:p>
    <w:p w14:paraId="4F684262" w14:textId="47BBA28B" w:rsidR="006C1FA8" w:rsidRDefault="006C1FA8" w:rsidP="006C1FA8">
      <w:pPr>
        <w:pStyle w:val="Textcontent"/>
        <w:spacing w:after="0"/>
      </w:pPr>
      <w:r>
        <w:t>x</w:t>
      </w:r>
      <w:r w:rsidRPr="006C1FA8">
        <w:rPr>
          <w:vertAlign w:val="subscript"/>
        </w:rPr>
        <w:t>m2</w:t>
      </w:r>
      <w:r>
        <w:t xml:space="preserve"> = the value of the second measurement</w:t>
      </w:r>
    </w:p>
    <w:p w14:paraId="045786D7" w14:textId="5004E04F" w:rsidR="00952FC0" w:rsidRDefault="00952FC0" w:rsidP="006C1FA8">
      <w:pPr>
        <w:pStyle w:val="Textcontent"/>
        <w:spacing w:after="0"/>
        <w:rPr>
          <w:noProof/>
        </w:rPr>
      </w:pPr>
      <w:proofErr w:type="spellStart"/>
      <w:r>
        <w:t>predefined_time</w:t>
      </w:r>
      <w:proofErr w:type="spellEnd"/>
      <w:r>
        <w:t xml:space="preserve"> = the interval </w:t>
      </w:r>
      <w:r w:rsidR="00584CD7">
        <w:t xml:space="preserve">at which we make measurements in </w:t>
      </w:r>
      <w:r w:rsidR="00DC0DBA">
        <w:t xml:space="preserve">the </w:t>
      </w:r>
      <w:r w:rsidR="00584CD7">
        <w:t>environment balancing state</w:t>
      </w:r>
    </w:p>
    <w:p w14:paraId="0E7A8642" w14:textId="1159726B" w:rsidR="00DD11EC" w:rsidRDefault="006C1FA8" w:rsidP="00DD11EC">
      <w:pPr>
        <w:pStyle w:val="Textcontent"/>
      </w:pPr>
      <w:r>
        <w:rPr>
          <w:noProof/>
        </w:rPr>
        <w:lastRenderedPageBreak/>
        <w:drawing>
          <wp:inline distT="0" distB="0" distL="0" distR="0" wp14:anchorId="2F2CB256" wp14:editId="6BA90629">
            <wp:extent cx="5731510" cy="3841750"/>
            <wp:effectExtent l="0" t="0" r="254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31510" cy="3841750"/>
                    </a:xfrm>
                    <a:prstGeom prst="rect">
                      <a:avLst/>
                    </a:prstGeom>
                  </pic:spPr>
                </pic:pic>
              </a:graphicData>
            </a:graphic>
          </wp:inline>
        </w:drawing>
      </w:r>
    </w:p>
    <w:p w14:paraId="2616604A" w14:textId="030FDBE8" w:rsidR="00E96A9C" w:rsidRDefault="00E96A9C" w:rsidP="00E96A9C">
      <w:pPr>
        <w:pStyle w:val="Textcontent"/>
        <w:keepNext/>
      </w:pPr>
    </w:p>
    <w:p w14:paraId="1D7CF073" w14:textId="21E97280" w:rsidR="00E96A9C" w:rsidRPr="00646FBC" w:rsidRDefault="00E96A9C" w:rsidP="00E96A9C">
      <w:pPr>
        <w:pStyle w:val="Caption"/>
        <w:jc w:val="center"/>
        <w:rPr>
          <w:rFonts w:ascii="Times New Roman" w:hAnsi="Times New Roman" w:cs="Times New Roman"/>
        </w:rPr>
      </w:pPr>
      <w:bookmarkStart w:id="68" w:name="_Ref118209352"/>
      <w:bookmarkStart w:id="69" w:name="_Toc121156784"/>
      <w:r w:rsidRPr="00646FBC">
        <w:rPr>
          <w:rFonts w:ascii="Times New Roman" w:hAnsi="Times New Roman" w:cs="Times New Roman"/>
        </w:rPr>
        <w:t xml:space="preserve">Figure </w:t>
      </w:r>
      <w:r w:rsidRPr="00646FBC">
        <w:rPr>
          <w:rFonts w:ascii="Times New Roman" w:hAnsi="Times New Roman" w:cs="Times New Roman"/>
        </w:rPr>
        <w:fldChar w:fldCharType="begin"/>
      </w:r>
      <w:r w:rsidRPr="00646FBC">
        <w:rPr>
          <w:rFonts w:ascii="Times New Roman" w:hAnsi="Times New Roman" w:cs="Times New Roman"/>
        </w:rPr>
        <w:instrText xml:space="preserve"> SEQ Figure \* ARABIC </w:instrText>
      </w:r>
      <w:r w:rsidRPr="00646FBC">
        <w:rPr>
          <w:rFonts w:ascii="Times New Roman" w:hAnsi="Times New Roman" w:cs="Times New Roman"/>
        </w:rPr>
        <w:fldChar w:fldCharType="separate"/>
      </w:r>
      <w:r w:rsidR="009C0A66">
        <w:rPr>
          <w:rFonts w:ascii="Times New Roman" w:hAnsi="Times New Roman" w:cs="Times New Roman"/>
          <w:noProof/>
        </w:rPr>
        <w:t>9</w:t>
      </w:r>
      <w:r w:rsidRPr="00646FBC">
        <w:rPr>
          <w:rFonts w:ascii="Times New Roman" w:hAnsi="Times New Roman" w:cs="Times New Roman"/>
          <w:noProof/>
        </w:rPr>
        <w:fldChar w:fldCharType="end"/>
      </w:r>
      <w:bookmarkEnd w:id="68"/>
      <w:r w:rsidRPr="00646FBC">
        <w:rPr>
          <w:rFonts w:ascii="Times New Roman" w:hAnsi="Times New Roman" w:cs="Times New Roman"/>
        </w:rPr>
        <w:t xml:space="preserve"> Finite state machine diagram</w:t>
      </w:r>
      <w:bookmarkEnd w:id="69"/>
    </w:p>
    <w:p w14:paraId="225A2CAB" w14:textId="5B17A80E" w:rsidR="00BE1E76" w:rsidRDefault="005040E1" w:rsidP="00BE1E76">
      <w:pPr>
        <w:pStyle w:val="Subtitle"/>
      </w:pPr>
      <w:bookmarkStart w:id="70" w:name="_Toc121156758"/>
      <w:r>
        <w:t>3</w:t>
      </w:r>
      <w:r w:rsidR="00BE1E76">
        <w:t>.4 Data flow</w:t>
      </w:r>
      <w:bookmarkEnd w:id="70"/>
    </w:p>
    <w:p w14:paraId="1BCB4EA1" w14:textId="3D76DF7C" w:rsidR="007E21F6" w:rsidRDefault="007E21F6" w:rsidP="007E21F6">
      <w:pPr>
        <w:pStyle w:val="Textcontent"/>
      </w:pPr>
      <w:r>
        <w:t>The flow of data in our system is illustrated by the Data Flow Diagrams below. They capture the movement of data between external entities, processes, and data stores.</w:t>
      </w:r>
    </w:p>
    <w:p w14:paraId="4E28DF94" w14:textId="5D1C3F85" w:rsidR="00BE1E76" w:rsidRDefault="00314142" w:rsidP="007E21F6">
      <w:pPr>
        <w:pStyle w:val="Textcontent"/>
      </w:pPr>
      <w:r>
        <w:rPr>
          <w:noProof/>
        </w:rPr>
        <mc:AlternateContent>
          <mc:Choice Requires="wps">
            <w:drawing>
              <wp:anchor distT="0" distB="0" distL="114300" distR="114300" simplePos="0" relativeHeight="251686912" behindDoc="0" locked="0" layoutInCell="1" allowOverlap="1" wp14:anchorId="0151B75E" wp14:editId="55B10E2B">
                <wp:simplePos x="0" y="0"/>
                <wp:positionH relativeFrom="margin">
                  <wp:align>center</wp:align>
                </wp:positionH>
                <wp:positionV relativeFrom="paragraph">
                  <wp:posOffset>3056024</wp:posOffset>
                </wp:positionV>
                <wp:extent cx="5438775" cy="635"/>
                <wp:effectExtent l="0" t="0" r="9525" b="0"/>
                <wp:wrapTopAndBottom/>
                <wp:docPr id="23" name="Text Box 23"/>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wps:spPr>
                      <wps:txbx>
                        <w:txbxContent>
                          <w:p w14:paraId="0CCC1A85" w14:textId="26FF67E9" w:rsidR="00740FFB" w:rsidRPr="00646FBC" w:rsidRDefault="00740FFB" w:rsidP="00740FFB">
                            <w:pPr>
                              <w:pStyle w:val="Caption"/>
                              <w:jc w:val="center"/>
                              <w:rPr>
                                <w:rFonts w:ascii="Times New Roman" w:hAnsi="Times New Roman" w:cs="Times New Roman"/>
                                <w:noProof/>
                              </w:rPr>
                            </w:pPr>
                            <w:bookmarkStart w:id="71" w:name="_Ref118209384"/>
                            <w:bookmarkStart w:id="72" w:name="_Toc121156785"/>
                            <w:r w:rsidRPr="00646FBC">
                              <w:rPr>
                                <w:rFonts w:ascii="Times New Roman" w:hAnsi="Times New Roman" w:cs="Times New Roman"/>
                              </w:rPr>
                              <w:t xml:space="preserve">Figure </w:t>
                            </w:r>
                            <w:r w:rsidRPr="00646FBC">
                              <w:rPr>
                                <w:rFonts w:ascii="Times New Roman" w:hAnsi="Times New Roman" w:cs="Times New Roman"/>
                              </w:rPr>
                              <w:fldChar w:fldCharType="begin"/>
                            </w:r>
                            <w:r w:rsidRPr="00646FBC">
                              <w:rPr>
                                <w:rFonts w:ascii="Times New Roman" w:hAnsi="Times New Roman" w:cs="Times New Roman"/>
                              </w:rPr>
                              <w:instrText xml:space="preserve"> SEQ Figure \* ARABIC </w:instrText>
                            </w:r>
                            <w:r w:rsidRPr="00646FBC">
                              <w:rPr>
                                <w:rFonts w:ascii="Times New Roman" w:hAnsi="Times New Roman" w:cs="Times New Roman"/>
                              </w:rPr>
                              <w:fldChar w:fldCharType="separate"/>
                            </w:r>
                            <w:r w:rsidR="009C0A66">
                              <w:rPr>
                                <w:rFonts w:ascii="Times New Roman" w:hAnsi="Times New Roman" w:cs="Times New Roman"/>
                                <w:noProof/>
                              </w:rPr>
                              <w:t>10</w:t>
                            </w:r>
                            <w:r w:rsidRPr="00646FBC">
                              <w:rPr>
                                <w:rFonts w:ascii="Times New Roman" w:hAnsi="Times New Roman" w:cs="Times New Roman"/>
                                <w:noProof/>
                              </w:rPr>
                              <w:fldChar w:fldCharType="end"/>
                            </w:r>
                            <w:bookmarkEnd w:id="71"/>
                            <w:r w:rsidRPr="00646FBC">
                              <w:rPr>
                                <w:rFonts w:ascii="Times New Roman" w:hAnsi="Times New Roman" w:cs="Times New Roman"/>
                              </w:rPr>
                              <w:t xml:space="preserve"> Level 0 (Context) data flow</w:t>
                            </w:r>
                            <w:r w:rsidR="00557609" w:rsidRPr="00646FBC">
                              <w:rPr>
                                <w:rFonts w:ascii="Times New Roman" w:hAnsi="Times New Roman" w:cs="Times New Roman"/>
                              </w:rPr>
                              <w:t xml:space="preserve"> diagram</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51B75E" id="Text Box 23" o:spid="_x0000_s1031" type="#_x0000_t202" style="position:absolute;left:0;text-align:left;margin-left:0;margin-top:240.65pt;width:428.25pt;height:.05pt;z-index:2516869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" stroked="f">
                <v:textbox style="mso-fit-shape-to-text:t" inset="0,0,0,0">
                  <w:txbxContent>
                    <w:p w14:paraId="0CCC1A85" w14:textId="26FF67E9" w:rsidR="00740FFB" w:rsidRPr="00646FBC" w:rsidRDefault="00740FFB" w:rsidP="00740FFB">
                      <w:pPr>
                        <w:pStyle w:val="Caption"/>
                        <w:jc w:val="center"/>
                        <w:rPr>
                          <w:rFonts w:ascii="Times New Roman" w:hAnsi="Times New Roman" w:cs="Times New Roman"/>
                          <w:noProof/>
                        </w:rPr>
                      </w:pPr>
                      <w:bookmarkStart w:id="73" w:name="_Ref118209384"/>
                      <w:bookmarkStart w:id="74" w:name="_Toc121156785"/>
                      <w:r w:rsidRPr="00646FBC">
                        <w:rPr>
                          <w:rFonts w:ascii="Times New Roman" w:hAnsi="Times New Roman" w:cs="Times New Roman"/>
                        </w:rPr>
                        <w:t xml:space="preserve">Figure </w:t>
                      </w:r>
                      <w:r w:rsidRPr="00646FBC">
                        <w:rPr>
                          <w:rFonts w:ascii="Times New Roman" w:hAnsi="Times New Roman" w:cs="Times New Roman"/>
                        </w:rPr>
                        <w:fldChar w:fldCharType="begin"/>
                      </w:r>
                      <w:r w:rsidRPr="00646FBC">
                        <w:rPr>
                          <w:rFonts w:ascii="Times New Roman" w:hAnsi="Times New Roman" w:cs="Times New Roman"/>
                        </w:rPr>
                        <w:instrText xml:space="preserve"> SEQ Figure \* ARABIC </w:instrText>
                      </w:r>
                      <w:r w:rsidRPr="00646FBC">
                        <w:rPr>
                          <w:rFonts w:ascii="Times New Roman" w:hAnsi="Times New Roman" w:cs="Times New Roman"/>
                        </w:rPr>
                        <w:fldChar w:fldCharType="separate"/>
                      </w:r>
                      <w:r w:rsidR="009C0A66">
                        <w:rPr>
                          <w:rFonts w:ascii="Times New Roman" w:hAnsi="Times New Roman" w:cs="Times New Roman"/>
                          <w:noProof/>
                        </w:rPr>
                        <w:t>10</w:t>
                      </w:r>
                      <w:r w:rsidRPr="00646FBC">
                        <w:rPr>
                          <w:rFonts w:ascii="Times New Roman" w:hAnsi="Times New Roman" w:cs="Times New Roman"/>
                          <w:noProof/>
                        </w:rPr>
                        <w:fldChar w:fldCharType="end"/>
                      </w:r>
                      <w:bookmarkEnd w:id="73"/>
                      <w:r w:rsidRPr="00646FBC">
                        <w:rPr>
                          <w:rFonts w:ascii="Times New Roman" w:hAnsi="Times New Roman" w:cs="Times New Roman"/>
                        </w:rPr>
                        <w:t xml:space="preserve"> Level 0 (Context) data flow</w:t>
                      </w:r>
                      <w:r w:rsidR="00557609" w:rsidRPr="00646FBC">
                        <w:rPr>
                          <w:rFonts w:ascii="Times New Roman" w:hAnsi="Times New Roman" w:cs="Times New Roman"/>
                        </w:rPr>
                        <w:t xml:space="preserve"> diagram</w:t>
                      </w:r>
                      <w:bookmarkEnd w:id="74"/>
                    </w:p>
                  </w:txbxContent>
                </v:textbox>
                <w10:wrap type="topAndBottom" anchorx="margin"/>
              </v:shape>
            </w:pict>
          </mc:Fallback>
        </mc:AlternateContent>
      </w:r>
      <w:r>
        <w:rPr>
          <w:noProof/>
        </w:rPr>
        <w:drawing>
          <wp:anchor distT="0" distB="0" distL="114300" distR="114300" simplePos="0" relativeHeight="251687936" behindDoc="0" locked="0" layoutInCell="1" allowOverlap="1" wp14:anchorId="59C44DCE" wp14:editId="128FDDF7">
            <wp:simplePos x="0" y="0"/>
            <wp:positionH relativeFrom="margin">
              <wp:align>center</wp:align>
            </wp:positionH>
            <wp:positionV relativeFrom="paragraph">
              <wp:posOffset>1082675</wp:posOffset>
            </wp:positionV>
            <wp:extent cx="4121785" cy="1884045"/>
            <wp:effectExtent l="0" t="0" r="0" b="1905"/>
            <wp:wrapTopAndBottom/>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4121785" cy="1884045"/>
                    </a:xfrm>
                    <a:prstGeom prst="rect">
                      <a:avLst/>
                    </a:prstGeom>
                  </pic:spPr>
                </pic:pic>
              </a:graphicData>
            </a:graphic>
            <wp14:sizeRelH relativeFrom="margin">
              <wp14:pctWidth>0</wp14:pctWidth>
            </wp14:sizeRelH>
            <wp14:sizeRelV relativeFrom="margin">
              <wp14:pctHeight>0</wp14:pctHeight>
            </wp14:sizeRelV>
          </wp:anchor>
        </w:drawing>
      </w:r>
      <w:r w:rsidR="007E21F6">
        <w:t xml:space="preserve">On </w:t>
      </w:r>
      <w:r w:rsidR="007E21F6" w:rsidRPr="00557609">
        <w:rPr>
          <w:b/>
          <w:bCs/>
        </w:rPr>
        <w:t>Level 0</w:t>
      </w:r>
      <w:r w:rsidR="007E21F6">
        <w:t xml:space="preserve"> there is a </w:t>
      </w:r>
      <w:r w:rsidR="007E21F6" w:rsidRPr="00557609">
        <w:rPr>
          <w:b/>
          <w:bCs/>
        </w:rPr>
        <w:t>Context Diagram</w:t>
      </w:r>
      <w:r w:rsidR="00A54965">
        <w:t xml:space="preserve"> </w:t>
      </w:r>
      <w:r w:rsidR="00A54965" w:rsidRPr="00A54965">
        <w:rPr>
          <w:i/>
          <w:iCs/>
        </w:rPr>
        <w:t xml:space="preserve">(see </w:t>
      </w:r>
      <w:r w:rsidR="00A54965" w:rsidRPr="000B230E">
        <w:rPr>
          <w:i/>
          <w:iCs/>
        </w:rPr>
        <w:fldChar w:fldCharType="begin"/>
      </w:r>
      <w:r w:rsidR="00A54965" w:rsidRPr="000B230E">
        <w:rPr>
          <w:i/>
          <w:iCs/>
        </w:rPr>
        <w:instrText xml:space="preserve"> REF _Ref118209384 \h </w:instrText>
      </w:r>
      <w:r w:rsidR="000B230E" w:rsidRPr="000B230E">
        <w:rPr>
          <w:i/>
          <w:iCs/>
        </w:rPr>
        <w:instrText xml:space="preserve"> \* MERGEFORMAT </w:instrText>
      </w:r>
      <w:r w:rsidR="00A54965" w:rsidRPr="000B230E">
        <w:rPr>
          <w:i/>
          <w:iCs/>
        </w:rPr>
      </w:r>
      <w:r w:rsidR="00A54965" w:rsidRPr="000B230E">
        <w:rPr>
          <w:i/>
          <w:iCs/>
        </w:rPr>
        <w:fldChar w:fldCharType="separate"/>
      </w:r>
      <w:r w:rsidR="006479DD" w:rsidRPr="000B230E">
        <w:rPr>
          <w:i/>
          <w:iCs/>
        </w:rPr>
        <w:t xml:space="preserve">Figure </w:t>
      </w:r>
      <w:r w:rsidR="006479DD" w:rsidRPr="000B230E">
        <w:rPr>
          <w:i/>
          <w:iCs/>
          <w:noProof/>
        </w:rPr>
        <w:t>10</w:t>
      </w:r>
      <w:r w:rsidR="00A54965" w:rsidRPr="000B230E">
        <w:rPr>
          <w:i/>
          <w:iCs/>
        </w:rPr>
        <w:fldChar w:fldCharType="end"/>
      </w:r>
      <w:r w:rsidR="00A54965" w:rsidRPr="00A54965">
        <w:rPr>
          <w:i/>
          <w:iCs/>
        </w:rPr>
        <w:t>)</w:t>
      </w:r>
      <w:r w:rsidR="00A54965">
        <w:t xml:space="preserve"> </w:t>
      </w:r>
      <w:r w:rsidR="007E21F6">
        <w:t xml:space="preserve">which is a high-level </w:t>
      </w:r>
      <w:r w:rsidR="00EC6B94">
        <w:t>d</w:t>
      </w:r>
      <w:r w:rsidR="007E21F6">
        <w:t xml:space="preserve">ata </w:t>
      </w:r>
      <w:r w:rsidR="00EC6B94">
        <w:t>f</w:t>
      </w:r>
      <w:r w:rsidR="007E21F6">
        <w:t xml:space="preserve">low </w:t>
      </w:r>
      <w:r w:rsidR="00EC6B94">
        <w:t>d</w:t>
      </w:r>
      <w:r w:rsidR="007E21F6">
        <w:t xml:space="preserve">iagram. It shows that we have an </w:t>
      </w:r>
      <w:r w:rsidR="007E21F6" w:rsidRPr="00557609">
        <w:rPr>
          <w:i/>
          <w:iCs/>
        </w:rPr>
        <w:t>administrator</w:t>
      </w:r>
      <w:r w:rsidR="007E21F6">
        <w:t xml:space="preserve"> and the </w:t>
      </w:r>
      <w:r w:rsidR="007E21F6" w:rsidRPr="00557609">
        <w:rPr>
          <w:i/>
          <w:iCs/>
        </w:rPr>
        <w:t>physical system</w:t>
      </w:r>
      <w:r w:rsidR="007E21F6">
        <w:t xml:space="preserve"> as entities that interact with the </w:t>
      </w:r>
      <w:r w:rsidR="007E21F6" w:rsidRPr="00557609">
        <w:rPr>
          <w:i/>
          <w:iCs/>
        </w:rPr>
        <w:t>application</w:t>
      </w:r>
      <w:r w:rsidR="007E21F6">
        <w:t xml:space="preserve"> which represents the whole control system as a process. </w:t>
      </w:r>
      <w:r w:rsidR="00EB3518">
        <w:t xml:space="preserve">The data sent by the </w:t>
      </w:r>
      <w:r w:rsidR="00EB3518" w:rsidRPr="00557609">
        <w:rPr>
          <w:i/>
          <w:iCs/>
        </w:rPr>
        <w:t>administrator</w:t>
      </w:r>
      <w:r w:rsidR="00EB3518">
        <w:t xml:space="preserve"> to the </w:t>
      </w:r>
      <w:r w:rsidR="00EB3518" w:rsidRPr="00557609">
        <w:rPr>
          <w:i/>
          <w:iCs/>
        </w:rPr>
        <w:t>application</w:t>
      </w:r>
      <w:r w:rsidR="00EB3518">
        <w:t xml:space="preserve"> are the initial parameters. It gets back from the </w:t>
      </w:r>
      <w:r w:rsidR="00EB3518" w:rsidRPr="00557609">
        <w:rPr>
          <w:i/>
          <w:iCs/>
        </w:rPr>
        <w:t>application</w:t>
      </w:r>
      <w:r w:rsidR="00EB3518">
        <w:t xml:space="preserve"> the status report. On the other hand, we have the </w:t>
      </w:r>
      <w:r w:rsidR="00EB3518" w:rsidRPr="00557609">
        <w:rPr>
          <w:i/>
          <w:iCs/>
        </w:rPr>
        <w:t>physical system</w:t>
      </w:r>
      <w:r w:rsidR="00EB3518">
        <w:t xml:space="preserve"> as an entity as well. It gets the start command from the </w:t>
      </w:r>
      <w:r w:rsidR="00EB3518" w:rsidRPr="00557609">
        <w:rPr>
          <w:i/>
          <w:iCs/>
        </w:rPr>
        <w:t>application</w:t>
      </w:r>
      <w:r w:rsidR="00EB3518">
        <w:t>, and it sends back the measured values</w:t>
      </w:r>
    </w:p>
    <w:p w14:paraId="35D66144" w14:textId="53CBCC0A" w:rsidR="00EB3518" w:rsidRDefault="00314142" w:rsidP="00740FFB">
      <w:pPr>
        <w:pStyle w:val="Textcontent"/>
        <w:spacing w:before="600"/>
      </w:pPr>
      <w:r>
        <w:rPr>
          <w:noProof/>
        </w:rPr>
        <w:lastRenderedPageBreak/>
        <mc:AlternateContent>
          <mc:Choice Requires="wps">
            <w:drawing>
              <wp:anchor distT="0" distB="0" distL="114300" distR="114300" simplePos="0" relativeHeight="251691008" behindDoc="0" locked="0" layoutInCell="1" allowOverlap="1" wp14:anchorId="09885ADF" wp14:editId="2184FC44">
                <wp:simplePos x="0" y="0"/>
                <wp:positionH relativeFrom="margin">
                  <wp:align>center</wp:align>
                </wp:positionH>
                <wp:positionV relativeFrom="paragraph">
                  <wp:posOffset>6366741</wp:posOffset>
                </wp:positionV>
                <wp:extent cx="3643630" cy="635"/>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3643630" cy="635"/>
                        </a:xfrm>
                        <a:prstGeom prst="rect">
                          <a:avLst/>
                        </a:prstGeom>
                        <a:solidFill>
                          <a:prstClr val="white"/>
                        </a:solidFill>
                        <a:ln>
                          <a:noFill/>
                        </a:ln>
                      </wps:spPr>
                      <wps:txbx>
                        <w:txbxContent>
                          <w:p w14:paraId="1D4B722F" w14:textId="1F4045B0" w:rsidR="00314142" w:rsidRPr="00646FBC" w:rsidRDefault="00314142" w:rsidP="00314142">
                            <w:pPr>
                              <w:pStyle w:val="Caption"/>
                              <w:jc w:val="center"/>
                              <w:rPr>
                                <w:rFonts w:ascii="Times New Roman" w:hAnsi="Times New Roman" w:cs="Times New Roman"/>
                                <w:noProof/>
                              </w:rPr>
                            </w:pPr>
                            <w:bookmarkStart w:id="75" w:name="_Ref118209396"/>
                            <w:bookmarkStart w:id="76" w:name="_Toc121156786"/>
                            <w:r w:rsidRPr="00646FBC">
                              <w:rPr>
                                <w:rFonts w:ascii="Times New Roman" w:hAnsi="Times New Roman" w:cs="Times New Roman"/>
                              </w:rPr>
                              <w:t xml:space="preserve">Figure </w:t>
                            </w:r>
                            <w:r w:rsidRPr="00646FBC">
                              <w:rPr>
                                <w:rFonts w:ascii="Times New Roman" w:hAnsi="Times New Roman" w:cs="Times New Roman"/>
                              </w:rPr>
                              <w:fldChar w:fldCharType="begin"/>
                            </w:r>
                            <w:r w:rsidRPr="00646FBC">
                              <w:rPr>
                                <w:rFonts w:ascii="Times New Roman" w:hAnsi="Times New Roman" w:cs="Times New Roman"/>
                              </w:rPr>
                              <w:instrText xml:space="preserve"> SEQ Figure \* ARABIC </w:instrText>
                            </w:r>
                            <w:r w:rsidRPr="00646FBC">
                              <w:rPr>
                                <w:rFonts w:ascii="Times New Roman" w:hAnsi="Times New Roman" w:cs="Times New Roman"/>
                              </w:rPr>
                              <w:fldChar w:fldCharType="separate"/>
                            </w:r>
                            <w:r w:rsidR="009C0A66">
                              <w:rPr>
                                <w:rFonts w:ascii="Times New Roman" w:hAnsi="Times New Roman" w:cs="Times New Roman"/>
                                <w:noProof/>
                              </w:rPr>
                              <w:t>11</w:t>
                            </w:r>
                            <w:r w:rsidRPr="00646FBC">
                              <w:rPr>
                                <w:rFonts w:ascii="Times New Roman" w:hAnsi="Times New Roman" w:cs="Times New Roman"/>
                                <w:noProof/>
                              </w:rPr>
                              <w:fldChar w:fldCharType="end"/>
                            </w:r>
                            <w:bookmarkEnd w:id="75"/>
                            <w:r w:rsidRPr="00646FBC">
                              <w:rPr>
                                <w:rFonts w:ascii="Times New Roman" w:hAnsi="Times New Roman" w:cs="Times New Roman"/>
                              </w:rPr>
                              <w:t xml:space="preserve"> Level 1 data flow diagram</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885ADF" id="Text Box 13" o:spid="_x0000_s1032" type="#_x0000_t202" style="position:absolute;left:0;text-align:left;margin-left:0;margin-top:501.3pt;width:286.9pt;height:.05pt;z-index:2516910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" stroked="f">
                <v:textbox style="mso-fit-shape-to-text:t" inset="0,0,0,0">
                  <w:txbxContent>
                    <w:p w14:paraId="1D4B722F" w14:textId="1F4045B0" w:rsidR="00314142" w:rsidRPr="00646FBC" w:rsidRDefault="00314142" w:rsidP="00314142">
                      <w:pPr>
                        <w:pStyle w:val="Caption"/>
                        <w:jc w:val="center"/>
                        <w:rPr>
                          <w:rFonts w:ascii="Times New Roman" w:hAnsi="Times New Roman" w:cs="Times New Roman"/>
                          <w:noProof/>
                        </w:rPr>
                      </w:pPr>
                      <w:bookmarkStart w:id="77" w:name="_Ref118209396"/>
                      <w:bookmarkStart w:id="78" w:name="_Toc121156786"/>
                      <w:r w:rsidRPr="00646FBC">
                        <w:rPr>
                          <w:rFonts w:ascii="Times New Roman" w:hAnsi="Times New Roman" w:cs="Times New Roman"/>
                        </w:rPr>
                        <w:t xml:space="preserve">Figure </w:t>
                      </w:r>
                      <w:r w:rsidRPr="00646FBC">
                        <w:rPr>
                          <w:rFonts w:ascii="Times New Roman" w:hAnsi="Times New Roman" w:cs="Times New Roman"/>
                        </w:rPr>
                        <w:fldChar w:fldCharType="begin"/>
                      </w:r>
                      <w:r w:rsidRPr="00646FBC">
                        <w:rPr>
                          <w:rFonts w:ascii="Times New Roman" w:hAnsi="Times New Roman" w:cs="Times New Roman"/>
                        </w:rPr>
                        <w:instrText xml:space="preserve"> SEQ Figure \* ARABIC </w:instrText>
                      </w:r>
                      <w:r w:rsidRPr="00646FBC">
                        <w:rPr>
                          <w:rFonts w:ascii="Times New Roman" w:hAnsi="Times New Roman" w:cs="Times New Roman"/>
                        </w:rPr>
                        <w:fldChar w:fldCharType="separate"/>
                      </w:r>
                      <w:r w:rsidR="009C0A66">
                        <w:rPr>
                          <w:rFonts w:ascii="Times New Roman" w:hAnsi="Times New Roman" w:cs="Times New Roman"/>
                          <w:noProof/>
                        </w:rPr>
                        <w:t>11</w:t>
                      </w:r>
                      <w:r w:rsidRPr="00646FBC">
                        <w:rPr>
                          <w:rFonts w:ascii="Times New Roman" w:hAnsi="Times New Roman" w:cs="Times New Roman"/>
                          <w:noProof/>
                        </w:rPr>
                        <w:fldChar w:fldCharType="end"/>
                      </w:r>
                      <w:bookmarkEnd w:id="77"/>
                      <w:r w:rsidRPr="00646FBC">
                        <w:rPr>
                          <w:rFonts w:ascii="Times New Roman" w:hAnsi="Times New Roman" w:cs="Times New Roman"/>
                        </w:rPr>
                        <w:t xml:space="preserve"> Level 1 data flow diagram</w:t>
                      </w:r>
                      <w:bookmarkEnd w:id="78"/>
                    </w:p>
                  </w:txbxContent>
                </v:textbox>
                <w10:wrap type="topAndBottom" anchorx="margin"/>
              </v:shape>
            </w:pict>
          </mc:Fallback>
        </mc:AlternateContent>
      </w:r>
      <w:r w:rsidR="00740FFB">
        <w:t xml:space="preserve">The </w:t>
      </w:r>
      <w:r w:rsidR="00740FFB" w:rsidRPr="00557609">
        <w:rPr>
          <w:b/>
          <w:bCs/>
        </w:rPr>
        <w:t>level 1</w:t>
      </w:r>
      <w:r w:rsidR="00740FFB">
        <w:t xml:space="preserve"> </w:t>
      </w:r>
      <w:r w:rsidR="00A54965" w:rsidRPr="00A54965">
        <w:rPr>
          <w:i/>
          <w:iCs/>
        </w:rPr>
        <w:t xml:space="preserve">(see </w:t>
      </w:r>
      <w:r w:rsidR="00A54965" w:rsidRPr="00A54965">
        <w:rPr>
          <w:i/>
          <w:iCs/>
        </w:rPr>
        <w:fldChar w:fldCharType="begin"/>
      </w:r>
      <w:r w:rsidR="00A54965" w:rsidRPr="000B230E">
        <w:rPr>
          <w:i/>
          <w:iCs/>
        </w:rPr>
        <w:instrText xml:space="preserve"> REF _Ref118209396 \h </w:instrText>
      </w:r>
      <w:r w:rsidR="000B230E">
        <w:rPr>
          <w:i/>
          <w:iCs/>
        </w:rPr>
        <w:instrText xml:space="preserve"> \* MERGEFORMAT </w:instrText>
      </w:r>
      <w:r w:rsidR="00A54965" w:rsidRPr="00A54965">
        <w:rPr>
          <w:i/>
          <w:iCs/>
        </w:rPr>
      </w:r>
      <w:r w:rsidR="00A54965" w:rsidRPr="00A54965">
        <w:rPr>
          <w:i/>
          <w:iCs/>
        </w:rPr>
        <w:fldChar w:fldCharType="separate"/>
      </w:r>
      <w:r w:rsidR="006479DD" w:rsidRPr="000B230E">
        <w:rPr>
          <w:i/>
          <w:iCs/>
        </w:rPr>
        <w:t>Figure</w:t>
      </w:r>
      <w:r w:rsidR="006479DD">
        <w:t xml:space="preserve"> </w:t>
      </w:r>
      <w:r w:rsidR="006479DD">
        <w:rPr>
          <w:noProof/>
        </w:rPr>
        <w:t>11</w:t>
      </w:r>
      <w:r w:rsidR="00A54965" w:rsidRPr="00A54965">
        <w:rPr>
          <w:i/>
          <w:iCs/>
        </w:rPr>
        <w:fldChar w:fldCharType="end"/>
      </w:r>
      <w:r w:rsidR="00A54965" w:rsidRPr="00A54965">
        <w:rPr>
          <w:i/>
          <w:iCs/>
        </w:rPr>
        <w:t>)</w:t>
      </w:r>
      <w:r w:rsidR="00A54965">
        <w:t xml:space="preserve"> </w:t>
      </w:r>
      <w:r w:rsidR="00740FFB">
        <w:t>diagra</w:t>
      </w:r>
      <w:r w:rsidR="00557609">
        <w:t>m puts more detail in the context diagram. It highlights the main functions of the system. In addition to the diagram</w:t>
      </w:r>
      <w:r w:rsidR="00DC0DBA">
        <w:t>,</w:t>
      </w:r>
      <w:r w:rsidR="00557609">
        <w:t xml:space="preserve"> a level below it adds the </w:t>
      </w:r>
      <w:r w:rsidR="00557609" w:rsidRPr="00557609">
        <w:rPr>
          <w:i/>
          <w:iCs/>
        </w:rPr>
        <w:t>database</w:t>
      </w:r>
      <w:r w:rsidR="00557609">
        <w:t xml:space="preserve"> which is used by the </w:t>
      </w:r>
      <w:r w:rsidR="00557609" w:rsidRPr="00557609">
        <w:rPr>
          <w:i/>
          <w:iCs/>
        </w:rPr>
        <w:t>start system</w:t>
      </w:r>
      <w:r w:rsidR="00557609">
        <w:t xml:space="preserve"> process to save </w:t>
      </w:r>
      <w:r w:rsidR="00EC6B94">
        <w:t xml:space="preserve">measurement </w:t>
      </w:r>
      <w:r w:rsidR="00557609">
        <w:t xml:space="preserve">data into it. It is also queried by the </w:t>
      </w:r>
      <w:r w:rsidR="00DC0DBA">
        <w:rPr>
          <w:i/>
          <w:iCs/>
        </w:rPr>
        <w:t>generated</w:t>
      </w:r>
      <w:r w:rsidR="00557609" w:rsidRPr="00557609">
        <w:rPr>
          <w:i/>
          <w:iCs/>
        </w:rPr>
        <w:t xml:space="preserve"> live</w:t>
      </w:r>
      <w:r w:rsidR="00557609">
        <w:t xml:space="preserve"> </w:t>
      </w:r>
      <w:r w:rsidR="00557609" w:rsidRPr="00557609">
        <w:rPr>
          <w:i/>
          <w:iCs/>
        </w:rPr>
        <w:t>report</w:t>
      </w:r>
      <w:r w:rsidR="00557609">
        <w:t xml:space="preserve"> process for which it provides the measured values in the past. The </w:t>
      </w:r>
      <w:r w:rsidR="00557609" w:rsidRPr="00557609">
        <w:rPr>
          <w:i/>
          <w:iCs/>
        </w:rPr>
        <w:t>generate live report</w:t>
      </w:r>
      <w:r w:rsidR="00557609">
        <w:t xml:space="preserve"> process </w:t>
      </w:r>
      <w:r w:rsidR="00DC0DBA">
        <w:t>then</w:t>
      </w:r>
      <w:r w:rsidR="00557609">
        <w:t xml:space="preserve"> sends the report to the </w:t>
      </w:r>
      <w:r w:rsidR="00557609" w:rsidRPr="00557609">
        <w:rPr>
          <w:i/>
          <w:iCs/>
        </w:rPr>
        <w:t>administrator</w:t>
      </w:r>
      <w:r w:rsidR="00557609">
        <w:t>.</w:t>
      </w:r>
    </w:p>
    <w:p w14:paraId="08DD1B8F" w14:textId="4C5F89C7" w:rsidR="00314142" w:rsidRPr="005203AA" w:rsidRDefault="00160D66" w:rsidP="00314142">
      <w:pPr>
        <w:pStyle w:val="Textcontent"/>
        <w:keepNext/>
        <w:spacing w:before="600"/>
      </w:pPr>
      <w:r>
        <w:rPr>
          <w:noProof/>
        </w:rPr>
        <w:drawing>
          <wp:anchor distT="0" distB="0" distL="114300" distR="114300" simplePos="0" relativeHeight="251688960" behindDoc="0" locked="0" layoutInCell="1" allowOverlap="1" wp14:anchorId="4FC4604F" wp14:editId="08357196">
            <wp:simplePos x="0" y="0"/>
            <wp:positionH relativeFrom="margin">
              <wp:align>center</wp:align>
            </wp:positionH>
            <wp:positionV relativeFrom="paragraph">
              <wp:posOffset>2326005</wp:posOffset>
            </wp:positionV>
            <wp:extent cx="4552315" cy="2957830"/>
            <wp:effectExtent l="0" t="0" r="635" b="0"/>
            <wp:wrapTopAndBottom/>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4552315" cy="2957830"/>
                    </a:xfrm>
                    <a:prstGeom prst="rect">
                      <a:avLst/>
                    </a:prstGeom>
                  </pic:spPr>
                </pic:pic>
              </a:graphicData>
            </a:graphic>
            <wp14:sizeRelH relativeFrom="margin">
              <wp14:pctWidth>0</wp14:pctWidth>
            </wp14:sizeRelH>
            <wp14:sizeRelV relativeFrom="margin">
              <wp14:pctHeight>0</wp14:pctHeight>
            </wp14:sizeRelV>
          </wp:anchor>
        </w:drawing>
      </w:r>
      <w:r w:rsidR="00CB78C5">
        <w:t xml:space="preserve">The </w:t>
      </w:r>
      <w:r w:rsidR="00CB78C5" w:rsidRPr="00EC6B94">
        <w:rPr>
          <w:b/>
          <w:bCs/>
        </w:rPr>
        <w:t>Level 2</w:t>
      </w:r>
      <w:r w:rsidR="00CB78C5">
        <w:t xml:space="preserve"> </w:t>
      </w:r>
      <w:r w:rsidR="00A54965" w:rsidRPr="00A54965">
        <w:rPr>
          <w:i/>
          <w:iCs/>
        </w:rPr>
        <w:t xml:space="preserve">(see </w:t>
      </w:r>
      <w:r w:rsidR="00A54965" w:rsidRPr="00A54965">
        <w:rPr>
          <w:i/>
          <w:iCs/>
        </w:rPr>
        <w:fldChar w:fldCharType="begin"/>
      </w:r>
      <w:r w:rsidR="00A54965" w:rsidRPr="00A54965">
        <w:rPr>
          <w:i/>
          <w:iCs/>
        </w:rPr>
        <w:instrText xml:space="preserve"> REF _Ref118209404 \h </w:instrText>
      </w:r>
      <w:r w:rsidR="00A54965">
        <w:rPr>
          <w:i/>
          <w:iCs/>
        </w:rPr>
        <w:instrText xml:space="preserve"> \* MERGEFORMAT </w:instrText>
      </w:r>
      <w:r w:rsidR="00A54965" w:rsidRPr="00A54965">
        <w:rPr>
          <w:i/>
          <w:iCs/>
        </w:rPr>
      </w:r>
      <w:r w:rsidR="00A54965" w:rsidRPr="00A54965">
        <w:rPr>
          <w:i/>
          <w:iCs/>
        </w:rPr>
        <w:fldChar w:fldCharType="separate"/>
      </w:r>
      <w:r w:rsidR="006479DD" w:rsidRPr="006479DD">
        <w:rPr>
          <w:i/>
          <w:iCs/>
        </w:rPr>
        <w:t xml:space="preserve">Figure </w:t>
      </w:r>
      <w:r w:rsidR="006479DD" w:rsidRPr="006479DD">
        <w:rPr>
          <w:i/>
          <w:iCs/>
          <w:noProof/>
        </w:rPr>
        <w:t>12</w:t>
      </w:r>
      <w:r w:rsidR="00A54965" w:rsidRPr="00A54965">
        <w:rPr>
          <w:i/>
          <w:iCs/>
        </w:rPr>
        <w:fldChar w:fldCharType="end"/>
      </w:r>
      <w:r w:rsidR="00A54965" w:rsidRPr="00A54965">
        <w:rPr>
          <w:i/>
          <w:iCs/>
        </w:rPr>
        <w:t>)</w:t>
      </w:r>
      <w:r w:rsidR="00A54965">
        <w:t xml:space="preserve"> </w:t>
      </w:r>
      <w:r w:rsidR="00CB78C5">
        <w:t xml:space="preserve">Data Flow Diagram adds even more detail </w:t>
      </w:r>
      <w:r w:rsidR="00DC0DBA">
        <w:t xml:space="preserve">than </w:t>
      </w:r>
      <w:r w:rsidR="00CB78C5">
        <w:t xml:space="preserve">the previous ones. The </w:t>
      </w:r>
      <w:r w:rsidR="00CB78C5">
        <w:rPr>
          <w:i/>
          <w:iCs/>
        </w:rPr>
        <w:t xml:space="preserve">start system </w:t>
      </w:r>
      <w:r w:rsidR="00CB78C5" w:rsidRPr="00CB78C5">
        <w:t>process</w:t>
      </w:r>
      <w:r w:rsidR="00CB78C5">
        <w:t xml:space="preserve"> is divided further into </w:t>
      </w:r>
      <w:r w:rsidR="00314142">
        <w:rPr>
          <w:i/>
          <w:iCs/>
        </w:rPr>
        <w:t xml:space="preserve">validate input </w:t>
      </w:r>
      <w:r w:rsidR="00314142">
        <w:t>process that receives the input from the user upon initialization, sends the data to the database</w:t>
      </w:r>
      <w:r w:rsidR="00DC0DBA">
        <w:t>,</w:t>
      </w:r>
      <w:r w:rsidR="00314142">
        <w:t xml:space="preserve"> and the </w:t>
      </w:r>
      <w:r w:rsidR="00314142">
        <w:rPr>
          <w:i/>
          <w:iCs/>
        </w:rPr>
        <w:t xml:space="preserve">environmental balancing </w:t>
      </w:r>
      <w:r w:rsidR="00314142">
        <w:t xml:space="preserve">process. This process constantly compares the values from the sensors, using a new process called </w:t>
      </w:r>
      <w:r w:rsidR="00314142">
        <w:rPr>
          <w:i/>
          <w:iCs/>
        </w:rPr>
        <w:t xml:space="preserve">retrieve sensor values, </w:t>
      </w:r>
      <w:r w:rsidR="00314142">
        <w:t>to the ones set by the admin</w:t>
      </w:r>
      <w:r w:rsidR="005203AA">
        <w:t xml:space="preserve">. In case the expected values are different from the actual values the process sends command data to the physical system to start the required actuators. If something unusual is detected this process sends the unusual values to the </w:t>
      </w:r>
      <w:r w:rsidR="005203AA">
        <w:rPr>
          <w:i/>
          <w:iCs/>
        </w:rPr>
        <w:t>show alerts</w:t>
      </w:r>
      <w:r w:rsidR="005203AA">
        <w:t xml:space="preserve"> process to generate an alert for the administrator. Another process that resulted from the initial </w:t>
      </w:r>
      <w:r w:rsidR="005203AA">
        <w:rPr>
          <w:i/>
          <w:iCs/>
        </w:rPr>
        <w:t xml:space="preserve">start system </w:t>
      </w:r>
      <w:r w:rsidR="005203AA">
        <w:t xml:space="preserve">process is the </w:t>
      </w:r>
      <w:r w:rsidR="005203AA">
        <w:rPr>
          <w:i/>
          <w:iCs/>
        </w:rPr>
        <w:t xml:space="preserve">periodically </w:t>
      </w:r>
      <w:proofErr w:type="gramStart"/>
      <w:r w:rsidR="005203AA">
        <w:rPr>
          <w:i/>
          <w:iCs/>
        </w:rPr>
        <w:t>compare</w:t>
      </w:r>
      <w:proofErr w:type="gramEnd"/>
      <w:r w:rsidR="005203AA">
        <w:rPr>
          <w:i/>
          <w:iCs/>
        </w:rPr>
        <w:t xml:space="preserve"> </w:t>
      </w:r>
      <w:r w:rsidR="00DC0DBA">
        <w:rPr>
          <w:i/>
          <w:iCs/>
        </w:rPr>
        <w:t xml:space="preserve">of </w:t>
      </w:r>
      <w:r w:rsidR="005203AA">
        <w:rPr>
          <w:i/>
          <w:iCs/>
        </w:rPr>
        <w:t>ideal and actual state</w:t>
      </w:r>
      <w:r w:rsidR="005203AA">
        <w:t xml:space="preserve"> process. This will get its data from the database (ideal state) and the sensors through </w:t>
      </w:r>
      <w:r w:rsidR="00C06AFE">
        <w:t xml:space="preserve">the </w:t>
      </w:r>
      <w:r w:rsidR="00C06AFE">
        <w:rPr>
          <w:i/>
          <w:iCs/>
        </w:rPr>
        <w:t>retrieved</w:t>
      </w:r>
      <w:r w:rsidR="005203AA">
        <w:rPr>
          <w:i/>
          <w:iCs/>
        </w:rPr>
        <w:t xml:space="preserve"> sensor values </w:t>
      </w:r>
      <w:r w:rsidR="005203AA">
        <w:t xml:space="preserve">process (actual state) and if those do not match it sends the values that </w:t>
      </w:r>
      <w:r w:rsidR="00DC6BBC">
        <w:rPr>
          <w:noProof/>
        </w:rPr>
        <w:lastRenderedPageBreak/>
        <mc:AlternateContent>
          <mc:Choice Requires="wps">
            <w:drawing>
              <wp:anchor distT="0" distB="0" distL="114300" distR="114300" simplePos="0" relativeHeight="251694080" behindDoc="0" locked="0" layoutInCell="1" allowOverlap="1" wp14:anchorId="2A24C3F3" wp14:editId="66A230BC">
                <wp:simplePos x="0" y="0"/>
                <wp:positionH relativeFrom="margin">
                  <wp:posOffset>-299720</wp:posOffset>
                </wp:positionH>
                <wp:positionV relativeFrom="paragraph">
                  <wp:posOffset>3853180</wp:posOffset>
                </wp:positionV>
                <wp:extent cx="5731510" cy="635"/>
                <wp:effectExtent l="0" t="0" r="2540" b="0"/>
                <wp:wrapTopAndBottom/>
                <wp:docPr id="21" name="Text Box 2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4570BCFF" w14:textId="3EDD970E" w:rsidR="00314142" w:rsidRPr="00646FBC" w:rsidRDefault="00314142" w:rsidP="00314142">
                            <w:pPr>
                              <w:pStyle w:val="Caption"/>
                              <w:jc w:val="center"/>
                              <w:rPr>
                                <w:ins w:id="79" w:author="Deirbhle Smith" w:date="2022-12-05T15:43:00Z"/>
                                <w:rFonts w:ascii="Times New Roman" w:hAnsi="Times New Roman" w:cs="Times New Roman"/>
                              </w:rPr>
                            </w:pPr>
                            <w:bookmarkStart w:id="80" w:name="_Ref118209404"/>
                            <w:bookmarkStart w:id="81" w:name="_Toc121156787"/>
                            <w:ins w:id="82" w:author="Deirbhle Smith" w:date="2022-12-05T15:43:00Z">
                              <w:r w:rsidRPr="00646FBC">
                                <w:rPr>
                                  <w:rFonts w:ascii="Times New Roman" w:hAnsi="Times New Roman" w:cs="Times New Roman"/>
                                </w:rPr>
                                <w:t xml:space="preserve">Figure </w:t>
                              </w:r>
                              <w:r w:rsidRPr="00646FBC">
                                <w:rPr>
                                  <w:rFonts w:ascii="Times New Roman" w:hAnsi="Times New Roman" w:cs="Times New Roman"/>
                                </w:rPr>
                                <w:fldChar w:fldCharType="begin"/>
                              </w:r>
                              <w:r w:rsidRPr="00646FBC">
                                <w:rPr>
                                  <w:rFonts w:ascii="Times New Roman" w:hAnsi="Times New Roman" w:cs="Times New Roman"/>
                                </w:rPr>
                                <w:instrText xml:space="preserve"> SEQ Figure \* ARABIC </w:instrText>
                              </w:r>
                              <w:r w:rsidRPr="00646FBC">
                                <w:rPr>
                                  <w:rFonts w:ascii="Times New Roman" w:hAnsi="Times New Roman" w:cs="Times New Roman"/>
                                </w:rPr>
                                <w:fldChar w:fldCharType="separate"/>
                              </w:r>
                            </w:ins>
                            <w:r w:rsidR="009C0A66">
                              <w:rPr>
                                <w:rFonts w:ascii="Times New Roman" w:hAnsi="Times New Roman" w:cs="Times New Roman"/>
                                <w:noProof/>
                              </w:rPr>
                              <w:t>12</w:t>
                            </w:r>
                            <w:ins w:id="83" w:author="Deirbhle Smith" w:date="2022-12-05T15:43:00Z">
                              <w:r w:rsidRPr="00646FBC">
                                <w:rPr>
                                  <w:rFonts w:ascii="Times New Roman" w:hAnsi="Times New Roman" w:cs="Times New Roman"/>
                                  <w:noProof/>
                                </w:rPr>
                                <w:fldChar w:fldCharType="end"/>
                              </w:r>
                              <w:bookmarkEnd w:id="80"/>
                              <w:r w:rsidRPr="00646FBC">
                                <w:rPr>
                                  <w:rFonts w:ascii="Times New Roman" w:hAnsi="Times New Roman" w:cs="Times New Roman"/>
                                </w:rPr>
                                <w:t xml:space="preserve"> Level 2 data flow diagram</w:t>
                              </w:r>
                              <w:bookmarkEnd w:id="81"/>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24C3F3" id="Text Box 21" o:spid="_x0000_s1033" type="#_x0000_t202" style="position:absolute;left:0;text-align:left;margin-left:-23.6pt;margin-top:303.4pt;width:451.3pt;height:.05pt;z-index:2516940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" stroked="f">
                <v:textbox style="mso-fit-shape-to-text:t" inset="0,0,0,0">
                  <w:txbxContent>
                    <w:p w14:paraId="4570BCFF" w14:textId="3EDD970E" w:rsidR="00314142" w:rsidRPr="00646FBC" w:rsidRDefault="00314142" w:rsidP="00314142">
                      <w:pPr>
                        <w:pStyle w:val="Caption"/>
                        <w:jc w:val="center"/>
                        <w:rPr>
                          <w:ins w:id="84" w:author="Deirbhle Smith" w:date="2022-12-05T15:43:00Z"/>
                          <w:rFonts w:ascii="Times New Roman" w:hAnsi="Times New Roman" w:cs="Times New Roman"/>
                        </w:rPr>
                      </w:pPr>
                      <w:bookmarkStart w:id="85" w:name="_Ref118209404"/>
                      <w:bookmarkStart w:id="86" w:name="_Toc121156787"/>
                      <w:ins w:id="87" w:author="Deirbhle Smith" w:date="2022-12-05T15:43:00Z">
                        <w:r w:rsidRPr="00646FBC">
                          <w:rPr>
                            <w:rFonts w:ascii="Times New Roman" w:hAnsi="Times New Roman" w:cs="Times New Roman"/>
                          </w:rPr>
                          <w:t xml:space="preserve">Figure </w:t>
                        </w:r>
                        <w:r w:rsidRPr="00646FBC">
                          <w:rPr>
                            <w:rFonts w:ascii="Times New Roman" w:hAnsi="Times New Roman" w:cs="Times New Roman"/>
                          </w:rPr>
                          <w:fldChar w:fldCharType="begin"/>
                        </w:r>
                        <w:r w:rsidRPr="00646FBC">
                          <w:rPr>
                            <w:rFonts w:ascii="Times New Roman" w:hAnsi="Times New Roman" w:cs="Times New Roman"/>
                          </w:rPr>
                          <w:instrText xml:space="preserve"> SEQ Figure \* ARABIC </w:instrText>
                        </w:r>
                        <w:r w:rsidRPr="00646FBC">
                          <w:rPr>
                            <w:rFonts w:ascii="Times New Roman" w:hAnsi="Times New Roman" w:cs="Times New Roman"/>
                          </w:rPr>
                          <w:fldChar w:fldCharType="separate"/>
                        </w:r>
                      </w:ins>
                      <w:r w:rsidR="009C0A66">
                        <w:rPr>
                          <w:rFonts w:ascii="Times New Roman" w:hAnsi="Times New Roman" w:cs="Times New Roman"/>
                          <w:noProof/>
                        </w:rPr>
                        <w:t>12</w:t>
                      </w:r>
                      <w:ins w:id="88" w:author="Deirbhle Smith" w:date="2022-12-05T15:43:00Z">
                        <w:r w:rsidRPr="00646FBC">
                          <w:rPr>
                            <w:rFonts w:ascii="Times New Roman" w:hAnsi="Times New Roman" w:cs="Times New Roman"/>
                            <w:noProof/>
                          </w:rPr>
                          <w:fldChar w:fldCharType="end"/>
                        </w:r>
                        <w:bookmarkEnd w:id="85"/>
                        <w:r w:rsidRPr="00646FBC">
                          <w:rPr>
                            <w:rFonts w:ascii="Times New Roman" w:hAnsi="Times New Roman" w:cs="Times New Roman"/>
                          </w:rPr>
                          <w:t xml:space="preserve"> Level 2 data flow diagram</w:t>
                        </w:r>
                        <w:bookmarkEnd w:id="86"/>
                      </w:ins>
                    </w:p>
                  </w:txbxContent>
                </v:textbox>
                <w10:wrap type="topAndBottom" anchorx="margin"/>
              </v:shape>
            </w:pict>
          </mc:Fallback>
        </mc:AlternateContent>
      </w:r>
      <w:r w:rsidR="00DC6BBC">
        <w:rPr>
          <w:noProof/>
        </w:rPr>
        <w:drawing>
          <wp:anchor distT="0" distB="0" distL="114300" distR="114300" simplePos="0" relativeHeight="251692032" behindDoc="0" locked="0" layoutInCell="1" allowOverlap="1" wp14:anchorId="7B82F487" wp14:editId="371E6C7B">
            <wp:simplePos x="0" y="0"/>
            <wp:positionH relativeFrom="margin">
              <wp:posOffset>-198120</wp:posOffset>
            </wp:positionH>
            <wp:positionV relativeFrom="paragraph">
              <wp:posOffset>0</wp:posOffset>
            </wp:positionV>
            <wp:extent cx="5731510" cy="3757295"/>
            <wp:effectExtent l="0" t="0" r="2540" b="0"/>
            <wp:wrapTopAndBottom/>
            <wp:docPr id="20" name="Picture 20"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with medium confidence"/>
                    <pic:cNvPicPr/>
                  </pic:nvPicPr>
                  <pic:blipFill>
                    <a:blip r:embed="rId34">
                      <a:extLst>
                        <a:ext uri="{28A0092B-C50C-407E-A947-70E740481C1C}">
                          <a14:useLocalDpi xmlns:a14="http://schemas.microsoft.com/office/drawing/2010/main" val="0"/>
                        </a:ext>
                      </a:extLst>
                    </a:blip>
                    <a:stretch>
                      <a:fillRect/>
                    </a:stretch>
                  </pic:blipFill>
                  <pic:spPr>
                    <a:xfrm>
                      <a:off x="0" y="0"/>
                      <a:ext cx="5731510" cy="3757295"/>
                    </a:xfrm>
                    <a:prstGeom prst="rect">
                      <a:avLst/>
                    </a:prstGeom>
                  </pic:spPr>
                </pic:pic>
              </a:graphicData>
            </a:graphic>
          </wp:anchor>
        </w:drawing>
      </w:r>
      <w:r w:rsidR="005203AA">
        <w:t xml:space="preserve">are wrong to the </w:t>
      </w:r>
      <w:r w:rsidR="005203AA">
        <w:rPr>
          <w:i/>
          <w:iCs/>
        </w:rPr>
        <w:t xml:space="preserve">environment balancing </w:t>
      </w:r>
      <w:r w:rsidR="005203AA">
        <w:t xml:space="preserve">process. The </w:t>
      </w:r>
      <w:r w:rsidR="005203AA">
        <w:rPr>
          <w:i/>
          <w:iCs/>
        </w:rPr>
        <w:t>show parameters and report</w:t>
      </w:r>
      <w:r w:rsidR="005203AA">
        <w:t xml:space="preserve"> process </w:t>
      </w:r>
      <w:proofErr w:type="gramStart"/>
      <w:r w:rsidR="005203AA">
        <w:t>gets</w:t>
      </w:r>
      <w:proofErr w:type="gramEnd"/>
      <w:r w:rsidR="005203AA">
        <w:t xml:space="preserve"> the data from the database and sends a report or just plain data to the administrator to take further action.</w:t>
      </w:r>
    </w:p>
    <w:p w14:paraId="51F1C017" w14:textId="170CBE68" w:rsidR="00192E7A" w:rsidRDefault="00192E7A" w:rsidP="00142AAA">
      <w:pPr>
        <w:pStyle w:val="Sectiontitle"/>
      </w:pPr>
      <w:bookmarkStart w:id="89" w:name="_Toc117247988"/>
      <w:r>
        <w:br w:type="page"/>
      </w:r>
      <w:bookmarkStart w:id="90" w:name="_Toc121156759"/>
      <w:r>
        <w:lastRenderedPageBreak/>
        <w:t>4. UML Diagrams</w:t>
      </w:r>
      <w:bookmarkEnd w:id="90"/>
    </w:p>
    <w:p w14:paraId="1BD8E494" w14:textId="4263181C" w:rsidR="00192E7A" w:rsidRPr="00192E7A" w:rsidRDefault="00192E7A" w:rsidP="00511447">
      <w:pPr>
        <w:pStyle w:val="Subtitle"/>
      </w:pPr>
      <w:bookmarkStart w:id="91" w:name="_Toc121156760"/>
      <w:r w:rsidRPr="00192E7A">
        <w:t>4.1 UML Package Diagram</w:t>
      </w:r>
      <w:bookmarkEnd w:id="91"/>
    </w:p>
    <w:p w14:paraId="1A15AC91" w14:textId="4A062AAF" w:rsidR="00A42505" w:rsidRDefault="00A42505" w:rsidP="00A42505">
      <w:pPr>
        <w:pStyle w:val="Textcontent"/>
      </w:pPr>
      <w:r>
        <w:t xml:space="preserve">The </w:t>
      </w:r>
      <w:proofErr w:type="spellStart"/>
      <w:r>
        <w:rPr>
          <w:i/>
          <w:iCs/>
        </w:rPr>
        <w:t>ControlSystem</w:t>
      </w:r>
      <w:proofErr w:type="spellEnd"/>
      <w:r>
        <w:rPr>
          <w:i/>
          <w:iCs/>
        </w:rPr>
        <w:t xml:space="preserve"> </w:t>
      </w:r>
      <w:r>
        <w:t xml:space="preserve">package contains the main logic of the controller. It is divided into 3 packages: </w:t>
      </w:r>
      <w:r>
        <w:rPr>
          <w:i/>
          <w:iCs/>
        </w:rPr>
        <w:t>JDBC (</w:t>
      </w:r>
      <w:r>
        <w:t>holds classes that communicate directly with the database</w:t>
      </w:r>
      <w:r>
        <w:rPr>
          <w:i/>
          <w:iCs/>
        </w:rPr>
        <w:t>)</w:t>
      </w:r>
      <w:r>
        <w:t xml:space="preserve">, </w:t>
      </w:r>
      <w:proofErr w:type="spellStart"/>
      <w:r>
        <w:rPr>
          <w:i/>
          <w:iCs/>
        </w:rPr>
        <w:t>EnvironmentControllers</w:t>
      </w:r>
      <w:proofErr w:type="spellEnd"/>
      <w:r>
        <w:t xml:space="preserve">, and </w:t>
      </w:r>
      <w:proofErr w:type="spellStart"/>
      <w:r>
        <w:rPr>
          <w:i/>
          <w:iCs/>
        </w:rPr>
        <w:t>InputParameters</w:t>
      </w:r>
      <w:proofErr w:type="spellEnd"/>
      <w:r>
        <w:t xml:space="preserve">. The </w:t>
      </w:r>
      <w:r>
        <w:rPr>
          <w:i/>
          <w:iCs/>
        </w:rPr>
        <w:t xml:space="preserve">GUI </w:t>
      </w:r>
      <w:r>
        <w:t xml:space="preserve">package contains the classes for the admin and environment simulation panels, the </w:t>
      </w:r>
      <w:proofErr w:type="spellStart"/>
      <w:r>
        <w:rPr>
          <w:i/>
          <w:iCs/>
        </w:rPr>
        <w:t>EnvironmentSimulator</w:t>
      </w:r>
      <w:proofErr w:type="spellEnd"/>
      <w:r>
        <w:t xml:space="preserve"> package contains the logic for simulating the environment. The </w:t>
      </w:r>
      <w:proofErr w:type="spellStart"/>
      <w:r>
        <w:rPr>
          <w:i/>
          <w:iCs/>
        </w:rPr>
        <w:t>SystemConfiguration</w:t>
      </w:r>
      <w:proofErr w:type="spellEnd"/>
      <w:r>
        <w:t xml:space="preserve"> package is responsible for reading system parameters from the </w:t>
      </w:r>
      <w:proofErr w:type="spellStart"/>
      <w:r>
        <w:t>app.conf</w:t>
      </w:r>
      <w:proofErr w:type="spellEnd"/>
      <w:r>
        <w:t xml:space="preserve"> file and from environment variables. Finally</w:t>
      </w:r>
      <w:r w:rsidR="00142AAA">
        <w:t>,</w:t>
      </w:r>
      <w:r>
        <w:t xml:space="preserve"> the </w:t>
      </w:r>
      <w:r>
        <w:rPr>
          <w:i/>
          <w:iCs/>
        </w:rPr>
        <w:t xml:space="preserve">Utils </w:t>
      </w:r>
      <w:r>
        <w:t>package holds logic for time conversions so far.</w:t>
      </w:r>
    </w:p>
    <w:p w14:paraId="26228477" w14:textId="77777777" w:rsidR="00142AAA" w:rsidRDefault="00A42505" w:rsidP="00142AAA">
      <w:pPr>
        <w:keepNext/>
      </w:pPr>
      <w:r>
        <w:rPr>
          <w:noProof/>
        </w:rPr>
        <w:drawing>
          <wp:inline distT="0" distB="0" distL="0" distR="0" wp14:anchorId="0EB21295" wp14:editId="529A2A5E">
            <wp:extent cx="5707618" cy="4150995"/>
            <wp:effectExtent l="0" t="0" r="762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5707618" cy="4150995"/>
                    </a:xfrm>
                    <a:prstGeom prst="rect">
                      <a:avLst/>
                    </a:prstGeom>
                    <a:noFill/>
                    <a:ln>
                      <a:noFill/>
                    </a:ln>
                  </pic:spPr>
                </pic:pic>
              </a:graphicData>
            </a:graphic>
          </wp:inline>
        </w:drawing>
      </w:r>
    </w:p>
    <w:p w14:paraId="4C8A0414" w14:textId="3E18BA30" w:rsidR="00A42505" w:rsidRDefault="00142AAA" w:rsidP="00142AAA">
      <w:pPr>
        <w:pStyle w:val="Caption"/>
        <w:jc w:val="center"/>
      </w:pPr>
      <w:bookmarkStart w:id="92" w:name="_Toc121156788"/>
      <w:r>
        <w:t xml:space="preserve">Figure </w:t>
      </w:r>
      <w:fldSimple w:instr=" SEQ Figure \* ARABIC ">
        <w:r w:rsidR="009C0A66">
          <w:rPr>
            <w:noProof/>
          </w:rPr>
          <w:t>13</w:t>
        </w:r>
      </w:fldSimple>
      <w:r>
        <w:t xml:space="preserve"> </w:t>
      </w:r>
      <w:r w:rsidRPr="007C4CDC">
        <w:t>Package Diagram</w:t>
      </w:r>
      <w:bookmarkEnd w:id="92"/>
    </w:p>
    <w:p w14:paraId="63002B1C" w14:textId="1882ACBD" w:rsidR="00A169C2" w:rsidRDefault="00A169C2">
      <w:r>
        <w:br w:type="page"/>
      </w:r>
    </w:p>
    <w:p w14:paraId="65CB3F17" w14:textId="73556FEB" w:rsidR="00A42505" w:rsidRDefault="00A42505" w:rsidP="00A42505">
      <w:pPr>
        <w:pStyle w:val="Subtitle"/>
      </w:pPr>
      <w:bookmarkStart w:id="93" w:name="_Toc121156761"/>
      <w:r>
        <w:lastRenderedPageBreak/>
        <w:t>4.2 UML Class Diagrams</w:t>
      </w:r>
      <w:bookmarkEnd w:id="93"/>
    </w:p>
    <w:p w14:paraId="7DE7CA2F" w14:textId="042B278C" w:rsidR="00142AAA" w:rsidRDefault="00142AAA" w:rsidP="00A57FF5">
      <w:pPr>
        <w:pStyle w:val="Textcontent"/>
      </w:pPr>
      <w:r w:rsidRPr="00F0461E">
        <w:t>Now the class diagrams will follow.</w:t>
      </w:r>
      <w:r w:rsidR="00DD6E01">
        <w:rPr>
          <w:noProof/>
        </w:rPr>
        <w:drawing>
          <wp:anchor distT="0" distB="0" distL="114300" distR="114300" simplePos="0" relativeHeight="251696128" behindDoc="0" locked="0" layoutInCell="1" allowOverlap="1" wp14:anchorId="0500BD0F" wp14:editId="26C50DAD">
            <wp:simplePos x="0" y="0"/>
            <wp:positionH relativeFrom="margin">
              <wp:posOffset>1333500</wp:posOffset>
            </wp:positionH>
            <wp:positionV relativeFrom="paragraph">
              <wp:posOffset>374650</wp:posOffset>
            </wp:positionV>
            <wp:extent cx="3061970" cy="1805305"/>
            <wp:effectExtent l="0" t="0" r="5080" b="4445"/>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3061970" cy="1805305"/>
                    </a:xfrm>
                    <a:prstGeom prst="rect">
                      <a:avLst/>
                    </a:prstGeom>
                    <a:noFill/>
                  </pic:spPr>
                </pic:pic>
              </a:graphicData>
            </a:graphic>
            <wp14:sizeRelH relativeFrom="page">
              <wp14:pctWidth>0</wp14:pctWidth>
            </wp14:sizeRelH>
            <wp14:sizeRelV relativeFrom="page">
              <wp14:pctHeight>0</wp14:pctHeight>
            </wp14:sizeRelV>
          </wp:anchor>
        </w:drawing>
      </w:r>
    </w:p>
    <w:p w14:paraId="41404EAA" w14:textId="0375C05B" w:rsidR="00A42505" w:rsidRDefault="00142AAA" w:rsidP="00A42505">
      <w:pPr>
        <w:rPr>
          <w:rFonts w:asciiTheme="majorHAnsi" w:eastAsiaTheme="majorEastAsia" w:hAnsiTheme="majorHAnsi" w:cstheme="majorBidi"/>
          <w:color w:val="2F5496" w:themeColor="accent1" w:themeShade="BF"/>
          <w:sz w:val="32"/>
          <w:szCs w:val="32"/>
        </w:rPr>
      </w:pPr>
      <w:r>
        <w:rPr>
          <w:noProof/>
        </w:rPr>
        <mc:AlternateContent>
          <mc:Choice Requires="wps">
            <w:drawing>
              <wp:anchor distT="0" distB="0" distL="114300" distR="114300" simplePos="0" relativeHeight="251703296" behindDoc="0" locked="0" layoutInCell="1" allowOverlap="1" wp14:anchorId="29A510C3" wp14:editId="5F307C26">
                <wp:simplePos x="0" y="0"/>
                <wp:positionH relativeFrom="column">
                  <wp:posOffset>1332230</wp:posOffset>
                </wp:positionH>
                <wp:positionV relativeFrom="paragraph">
                  <wp:posOffset>2054225</wp:posOffset>
                </wp:positionV>
                <wp:extent cx="3061970" cy="635"/>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3061970" cy="635"/>
                        </a:xfrm>
                        <a:prstGeom prst="rect">
                          <a:avLst/>
                        </a:prstGeom>
                        <a:solidFill>
                          <a:prstClr val="white"/>
                        </a:solidFill>
                        <a:ln>
                          <a:noFill/>
                        </a:ln>
                      </wps:spPr>
                      <wps:txbx>
                        <w:txbxContent>
                          <w:p w14:paraId="34E3BD24" w14:textId="14307EB1" w:rsidR="00142AAA" w:rsidRPr="005A0A1D" w:rsidRDefault="00142AAA" w:rsidP="00A169C2">
                            <w:pPr>
                              <w:pStyle w:val="Caption"/>
                              <w:jc w:val="center"/>
                              <w:rPr>
                                <w:noProof/>
                              </w:rPr>
                            </w:pPr>
                            <w:bookmarkStart w:id="94" w:name="_Toc121156789"/>
                            <w:r>
                              <w:t xml:space="preserve">Figure </w:t>
                            </w:r>
                            <w:fldSimple w:instr=" SEQ Figure \* ARABIC ">
                              <w:r w:rsidR="009C0A66">
                                <w:rPr>
                                  <w:noProof/>
                                </w:rPr>
                                <w:t>14</w:t>
                              </w:r>
                            </w:fldSimple>
                            <w:r>
                              <w:t xml:space="preserve"> </w:t>
                            </w:r>
                            <w:r w:rsidRPr="001F668F">
                              <w:t>Classes of the JDBC package</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A510C3" id="Text Box 25" o:spid="_x0000_s1034" type="#_x0000_t202" style="position:absolute;margin-left:104.9pt;margin-top:161.75pt;width:241.1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" stroked="f">
                <v:textbox style="mso-fit-shape-to-text:t" inset="0,0,0,0">
                  <w:txbxContent>
                    <w:p w14:paraId="34E3BD24" w14:textId="14307EB1" w:rsidR="00142AAA" w:rsidRPr="005A0A1D" w:rsidRDefault="00142AAA" w:rsidP="00A169C2">
                      <w:pPr>
                        <w:pStyle w:val="Caption"/>
                        <w:jc w:val="center"/>
                        <w:rPr>
                          <w:noProof/>
                        </w:rPr>
                      </w:pPr>
                      <w:bookmarkStart w:id="95" w:name="_Toc121156789"/>
                      <w:r>
                        <w:t xml:space="preserve">Figure </w:t>
                      </w:r>
                      <w:fldSimple w:instr=" SEQ Figure \* ARABIC ">
                        <w:r w:rsidR="009C0A66">
                          <w:rPr>
                            <w:noProof/>
                          </w:rPr>
                          <w:t>14</w:t>
                        </w:r>
                      </w:fldSimple>
                      <w:r>
                        <w:t xml:space="preserve"> </w:t>
                      </w:r>
                      <w:r w:rsidRPr="001F668F">
                        <w:t>Classes of the JDBC package</w:t>
                      </w:r>
                      <w:bookmarkEnd w:id="95"/>
                    </w:p>
                  </w:txbxContent>
                </v:textbox>
                <w10:wrap type="topAndBottom"/>
              </v:shape>
            </w:pict>
          </mc:Fallback>
        </mc:AlternateContent>
      </w:r>
    </w:p>
    <w:p w14:paraId="5B16AC85" w14:textId="476EDA86" w:rsidR="00A42505" w:rsidRDefault="00DD6E01" w:rsidP="00A42505">
      <w:pPr>
        <w:rPr>
          <w:rFonts w:asciiTheme="majorHAnsi" w:eastAsiaTheme="majorEastAsia" w:hAnsiTheme="majorHAnsi" w:cstheme="majorBidi"/>
          <w:color w:val="2F5496" w:themeColor="accent1" w:themeShade="BF"/>
          <w:sz w:val="32"/>
          <w:szCs w:val="32"/>
        </w:rPr>
      </w:pPr>
      <w:r>
        <w:rPr>
          <w:noProof/>
        </w:rPr>
        <w:drawing>
          <wp:anchor distT="0" distB="0" distL="114300" distR="114300" simplePos="0" relativeHeight="251697152" behindDoc="0" locked="0" layoutInCell="1" allowOverlap="1" wp14:anchorId="08619F00" wp14:editId="362E411B">
            <wp:simplePos x="0" y="0"/>
            <wp:positionH relativeFrom="margin">
              <wp:posOffset>1003300</wp:posOffset>
            </wp:positionH>
            <wp:positionV relativeFrom="paragraph">
              <wp:posOffset>567055</wp:posOffset>
            </wp:positionV>
            <wp:extent cx="3735070" cy="4131310"/>
            <wp:effectExtent l="0" t="0" r="0" b="254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3735070" cy="4131310"/>
                    </a:xfrm>
                    <a:prstGeom prst="rect">
                      <a:avLst/>
                    </a:prstGeom>
                    <a:noFill/>
                  </pic:spPr>
                </pic:pic>
              </a:graphicData>
            </a:graphic>
            <wp14:sizeRelH relativeFrom="page">
              <wp14:pctWidth>0</wp14:pctWidth>
            </wp14:sizeRelH>
            <wp14:sizeRelV relativeFrom="page">
              <wp14:pctHeight>0</wp14:pctHeight>
            </wp14:sizeRelV>
          </wp:anchor>
        </w:drawing>
      </w:r>
      <w:r w:rsidR="00A169C2">
        <w:rPr>
          <w:noProof/>
        </w:rPr>
        <mc:AlternateContent>
          <mc:Choice Requires="wps">
            <w:drawing>
              <wp:anchor distT="0" distB="0" distL="114300" distR="114300" simplePos="0" relativeHeight="251705344" behindDoc="0" locked="0" layoutInCell="1" allowOverlap="1" wp14:anchorId="00464945" wp14:editId="3E413314">
                <wp:simplePos x="0" y="0"/>
                <wp:positionH relativeFrom="column">
                  <wp:posOffset>545465</wp:posOffset>
                </wp:positionH>
                <wp:positionV relativeFrom="paragraph">
                  <wp:posOffset>4812665</wp:posOffset>
                </wp:positionV>
                <wp:extent cx="4655820" cy="635"/>
                <wp:effectExtent l="0" t="0" r="0" b="0"/>
                <wp:wrapTopAndBottom/>
                <wp:docPr id="26" name="Text Box 26"/>
                <wp:cNvGraphicFramePr/>
                <a:graphic xmlns:a="http://schemas.openxmlformats.org/drawingml/2006/main">
                  <a:graphicData uri="http://schemas.microsoft.com/office/word/2010/wordprocessingShape">
                    <wps:wsp>
                      <wps:cNvSpPr txBox="1"/>
                      <wps:spPr>
                        <a:xfrm>
                          <a:off x="0" y="0"/>
                          <a:ext cx="4655820" cy="635"/>
                        </a:xfrm>
                        <a:prstGeom prst="rect">
                          <a:avLst/>
                        </a:prstGeom>
                        <a:solidFill>
                          <a:prstClr val="white"/>
                        </a:solidFill>
                        <a:ln>
                          <a:noFill/>
                        </a:ln>
                      </wps:spPr>
                      <wps:txbx>
                        <w:txbxContent>
                          <w:p w14:paraId="1429DD24" w14:textId="4AD8AC13" w:rsidR="00142AAA" w:rsidRPr="00302920" w:rsidRDefault="00142AAA" w:rsidP="00142AAA">
                            <w:pPr>
                              <w:pStyle w:val="Caption"/>
                              <w:jc w:val="center"/>
                              <w:rPr>
                                <w:noProof/>
                              </w:rPr>
                            </w:pPr>
                            <w:bookmarkStart w:id="96" w:name="_Ref121151125"/>
                            <w:bookmarkStart w:id="97" w:name="_Toc121156790"/>
                            <w:r>
                              <w:t xml:space="preserve">Figure </w:t>
                            </w:r>
                            <w:fldSimple w:instr=" SEQ Figure \* ARABIC ">
                              <w:r w:rsidR="009C0A66">
                                <w:rPr>
                                  <w:noProof/>
                                </w:rPr>
                                <w:t>15</w:t>
                              </w:r>
                            </w:fldSimple>
                            <w:bookmarkEnd w:id="96"/>
                            <w:r>
                              <w:t xml:space="preserve"> </w:t>
                            </w:r>
                            <w:r w:rsidRPr="00B262D2">
                              <w:t xml:space="preserve">Classes of the </w:t>
                            </w:r>
                            <w:r w:rsidRPr="00B262D2">
                              <w:t>EnvironmentControllers Package</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464945" id="Text Box 26" o:spid="_x0000_s1035" type="#_x0000_t202" style="position:absolute;margin-left:42.95pt;margin-top:378.95pt;width:366.6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" stroked="f">
                <v:textbox style="mso-fit-shape-to-text:t" inset="0,0,0,0">
                  <w:txbxContent>
                    <w:p w14:paraId="1429DD24" w14:textId="4AD8AC13" w:rsidR="00142AAA" w:rsidRPr="00302920" w:rsidRDefault="00142AAA" w:rsidP="00142AAA">
                      <w:pPr>
                        <w:pStyle w:val="Caption"/>
                        <w:jc w:val="center"/>
                        <w:rPr>
                          <w:noProof/>
                        </w:rPr>
                      </w:pPr>
                      <w:bookmarkStart w:id="98" w:name="_Ref121151125"/>
                      <w:bookmarkStart w:id="99" w:name="_Toc121156790"/>
                      <w:r>
                        <w:t xml:space="preserve">Figure </w:t>
                      </w:r>
                      <w:fldSimple w:instr=" SEQ Figure \* ARABIC ">
                        <w:r w:rsidR="009C0A66">
                          <w:rPr>
                            <w:noProof/>
                          </w:rPr>
                          <w:t>15</w:t>
                        </w:r>
                      </w:fldSimple>
                      <w:bookmarkEnd w:id="98"/>
                      <w:r>
                        <w:t xml:space="preserve"> </w:t>
                      </w:r>
                      <w:r w:rsidRPr="00B262D2">
                        <w:t xml:space="preserve">Classes of the </w:t>
                      </w:r>
                      <w:r w:rsidRPr="00B262D2">
                        <w:t>EnvironmentControllers Package</w:t>
                      </w:r>
                      <w:bookmarkEnd w:id="99"/>
                    </w:p>
                  </w:txbxContent>
                </v:textbox>
                <w10:wrap type="topAndBottom"/>
              </v:shape>
            </w:pict>
          </mc:Fallback>
        </mc:AlternateContent>
      </w:r>
    </w:p>
    <w:p w14:paraId="0FE53F37" w14:textId="7E6D98F7" w:rsidR="00A42505" w:rsidRDefault="00DD6E01" w:rsidP="00A42505">
      <w:pPr>
        <w:rPr>
          <w:rFonts w:asciiTheme="majorHAnsi" w:eastAsiaTheme="majorEastAsia" w:hAnsiTheme="majorHAnsi" w:cstheme="majorBidi"/>
          <w:color w:val="2F5496" w:themeColor="accent1" w:themeShade="BF"/>
          <w:sz w:val="32"/>
          <w:szCs w:val="32"/>
        </w:rPr>
      </w:pPr>
      <w:r>
        <w:rPr>
          <w:noProof/>
        </w:rPr>
        <w:lastRenderedPageBreak/>
        <w:drawing>
          <wp:anchor distT="0" distB="0" distL="114300" distR="114300" simplePos="0" relativeHeight="251698176" behindDoc="0" locked="0" layoutInCell="1" allowOverlap="1" wp14:anchorId="241D7F78" wp14:editId="07E625E9">
            <wp:simplePos x="0" y="0"/>
            <wp:positionH relativeFrom="margin">
              <wp:align>center</wp:align>
            </wp:positionH>
            <wp:positionV relativeFrom="paragraph">
              <wp:posOffset>0</wp:posOffset>
            </wp:positionV>
            <wp:extent cx="5731510" cy="5909310"/>
            <wp:effectExtent l="0" t="0" r="254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5731510" cy="5909922"/>
                    </a:xfrm>
                    <a:prstGeom prst="rect">
                      <a:avLst/>
                    </a:prstGeom>
                    <a:noFill/>
                  </pic:spPr>
                </pic:pic>
              </a:graphicData>
            </a:graphic>
            <wp14:sizeRelH relativeFrom="page">
              <wp14:pctWidth>0</wp14:pctWidth>
            </wp14:sizeRelH>
            <wp14:sizeRelV relativeFrom="page">
              <wp14:pctHeight>0</wp14:pctHeight>
            </wp14:sizeRelV>
          </wp:anchor>
        </w:drawing>
      </w:r>
      <w:r w:rsidR="00142AAA">
        <w:rPr>
          <w:noProof/>
        </w:rPr>
        <mc:AlternateContent>
          <mc:Choice Requires="wps">
            <w:drawing>
              <wp:anchor distT="0" distB="0" distL="114300" distR="114300" simplePos="0" relativeHeight="251707392" behindDoc="0" locked="0" layoutInCell="1" allowOverlap="1" wp14:anchorId="4630C9CE" wp14:editId="14FEA3FF">
                <wp:simplePos x="0" y="0"/>
                <wp:positionH relativeFrom="column">
                  <wp:posOffset>-1270</wp:posOffset>
                </wp:positionH>
                <wp:positionV relativeFrom="paragraph">
                  <wp:posOffset>5967095</wp:posOffset>
                </wp:positionV>
                <wp:extent cx="5731510"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213DDCFB" w14:textId="04431BC4" w:rsidR="00142AAA" w:rsidRPr="00823B39" w:rsidRDefault="00142AAA" w:rsidP="00142AAA">
                            <w:pPr>
                              <w:pStyle w:val="Caption"/>
                              <w:jc w:val="center"/>
                              <w:rPr>
                                <w:noProof/>
                              </w:rPr>
                            </w:pPr>
                            <w:bookmarkStart w:id="100" w:name="_Toc121156791"/>
                            <w:r>
                              <w:t xml:space="preserve">Figure </w:t>
                            </w:r>
                            <w:fldSimple w:instr=" SEQ Figure \* ARABIC ">
                              <w:r w:rsidR="009C0A66">
                                <w:rPr>
                                  <w:noProof/>
                                </w:rPr>
                                <w:t>16</w:t>
                              </w:r>
                            </w:fldSimple>
                            <w:r>
                              <w:t xml:space="preserve"> </w:t>
                            </w:r>
                            <w:r w:rsidRPr="006A15AB">
                              <w:t xml:space="preserve">Classes of the </w:t>
                            </w:r>
                            <w:r w:rsidRPr="006A15AB">
                              <w:t>InputParameters Package</w:t>
                            </w:r>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30C9CE" id="Text Box 27" o:spid="_x0000_s1036" type="#_x0000_t202" style="position:absolute;margin-left:-.1pt;margin-top:469.85pt;width:451.3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" stroked="f">
                <v:textbox style="mso-fit-shape-to-text:t" inset="0,0,0,0">
                  <w:txbxContent>
                    <w:p w14:paraId="213DDCFB" w14:textId="04431BC4" w:rsidR="00142AAA" w:rsidRPr="00823B39" w:rsidRDefault="00142AAA" w:rsidP="00142AAA">
                      <w:pPr>
                        <w:pStyle w:val="Caption"/>
                        <w:jc w:val="center"/>
                        <w:rPr>
                          <w:noProof/>
                        </w:rPr>
                      </w:pPr>
                      <w:bookmarkStart w:id="101" w:name="_Toc121156791"/>
                      <w:r>
                        <w:t xml:space="preserve">Figure </w:t>
                      </w:r>
                      <w:fldSimple w:instr=" SEQ Figure \* ARABIC ">
                        <w:r w:rsidR="009C0A66">
                          <w:rPr>
                            <w:noProof/>
                          </w:rPr>
                          <w:t>16</w:t>
                        </w:r>
                      </w:fldSimple>
                      <w:r>
                        <w:t xml:space="preserve"> </w:t>
                      </w:r>
                      <w:r w:rsidRPr="006A15AB">
                        <w:t xml:space="preserve">Classes of the </w:t>
                      </w:r>
                      <w:r w:rsidRPr="006A15AB">
                        <w:t>InputParameters Package</w:t>
                      </w:r>
                      <w:bookmarkEnd w:id="101"/>
                    </w:p>
                  </w:txbxContent>
                </v:textbox>
                <w10:wrap type="topAndBottom"/>
              </v:shape>
            </w:pict>
          </mc:Fallback>
        </mc:AlternateContent>
      </w:r>
    </w:p>
    <w:p w14:paraId="34E1FE32" w14:textId="77777777" w:rsidR="00142AAA" w:rsidRDefault="00A42505" w:rsidP="00142AAA">
      <w:pPr>
        <w:keepNext/>
      </w:pPr>
      <w:r>
        <w:rPr>
          <w:rFonts w:asciiTheme="majorHAnsi" w:eastAsiaTheme="majorEastAsia" w:hAnsiTheme="majorHAnsi" w:cstheme="majorBidi"/>
          <w:noProof/>
          <w:color w:val="2F5496" w:themeColor="accent1" w:themeShade="BF"/>
          <w:sz w:val="32"/>
          <w:szCs w:val="32"/>
        </w:rPr>
        <w:lastRenderedPageBreak/>
        <w:drawing>
          <wp:inline distT="0" distB="0" distL="0" distR="0" wp14:anchorId="607F98CC" wp14:editId="2559F8B5">
            <wp:extent cx="5595861" cy="5147310"/>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5595861" cy="5147310"/>
                    </a:xfrm>
                    <a:prstGeom prst="rect">
                      <a:avLst/>
                    </a:prstGeom>
                    <a:noFill/>
                    <a:ln>
                      <a:noFill/>
                    </a:ln>
                  </pic:spPr>
                </pic:pic>
              </a:graphicData>
            </a:graphic>
          </wp:inline>
        </w:drawing>
      </w:r>
    </w:p>
    <w:p w14:paraId="68B6CCBD" w14:textId="7BA82915" w:rsidR="00A42505" w:rsidRDefault="00142AAA" w:rsidP="00142AAA">
      <w:pPr>
        <w:pStyle w:val="Caption"/>
        <w:jc w:val="center"/>
        <w:rPr>
          <w:rFonts w:asciiTheme="majorHAnsi" w:eastAsiaTheme="majorEastAsia" w:hAnsiTheme="majorHAnsi" w:cstheme="majorBidi"/>
          <w:color w:val="2F5496" w:themeColor="accent1" w:themeShade="BF"/>
          <w:sz w:val="32"/>
          <w:szCs w:val="32"/>
        </w:rPr>
      </w:pPr>
      <w:bookmarkStart w:id="102" w:name="_Ref121151080"/>
      <w:bookmarkStart w:id="103" w:name="_Toc121156792"/>
      <w:r>
        <w:t xml:space="preserve">Figure </w:t>
      </w:r>
      <w:fldSimple w:instr=" SEQ Figure \* ARABIC ">
        <w:r w:rsidR="009C0A66">
          <w:rPr>
            <w:noProof/>
          </w:rPr>
          <w:t>17</w:t>
        </w:r>
      </w:fldSimple>
      <w:bookmarkEnd w:id="102"/>
      <w:r>
        <w:t xml:space="preserve"> </w:t>
      </w:r>
      <w:r w:rsidRPr="00C02B14">
        <w:t xml:space="preserve">Classes of the </w:t>
      </w:r>
      <w:proofErr w:type="spellStart"/>
      <w:r w:rsidRPr="00C02B14">
        <w:t>EnvironmentSimulator</w:t>
      </w:r>
      <w:proofErr w:type="spellEnd"/>
      <w:r w:rsidRPr="00C02B14">
        <w:t xml:space="preserve"> Package</w:t>
      </w:r>
      <w:bookmarkEnd w:id="103"/>
    </w:p>
    <w:p w14:paraId="775CD33D" w14:textId="77777777" w:rsidR="00DD6E01" w:rsidRDefault="00DD6E01" w:rsidP="00A42505">
      <w:pPr>
        <w:rPr>
          <w:rFonts w:asciiTheme="majorHAnsi" w:eastAsiaTheme="majorEastAsia" w:hAnsiTheme="majorHAnsi" w:cstheme="majorBidi"/>
          <w:color w:val="2F5496" w:themeColor="accent1" w:themeShade="BF"/>
          <w:sz w:val="32"/>
          <w:szCs w:val="32"/>
        </w:rPr>
      </w:pPr>
    </w:p>
    <w:p w14:paraId="69AD6EF1" w14:textId="77777777" w:rsidR="00DD6E01" w:rsidRDefault="00DD6E01" w:rsidP="00A42505">
      <w:pPr>
        <w:rPr>
          <w:rFonts w:asciiTheme="majorHAnsi" w:eastAsiaTheme="majorEastAsia" w:hAnsiTheme="majorHAnsi" w:cstheme="majorBidi"/>
          <w:color w:val="2F5496" w:themeColor="accent1" w:themeShade="BF"/>
          <w:sz w:val="32"/>
          <w:szCs w:val="32"/>
        </w:rPr>
      </w:pPr>
    </w:p>
    <w:p w14:paraId="5929E1E2" w14:textId="77777777" w:rsidR="00DD6E01" w:rsidRDefault="00DD6E01" w:rsidP="00A42505">
      <w:pPr>
        <w:rPr>
          <w:rFonts w:asciiTheme="majorHAnsi" w:eastAsiaTheme="majorEastAsia" w:hAnsiTheme="majorHAnsi" w:cstheme="majorBidi"/>
          <w:color w:val="2F5496" w:themeColor="accent1" w:themeShade="BF"/>
          <w:sz w:val="32"/>
          <w:szCs w:val="32"/>
        </w:rPr>
      </w:pPr>
    </w:p>
    <w:p w14:paraId="16C15F8B" w14:textId="732FBAD1" w:rsidR="00DD6E01" w:rsidRDefault="00DD6E01">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br w:type="page"/>
      </w:r>
    </w:p>
    <w:p w14:paraId="47D94B7F" w14:textId="7449F380" w:rsidR="00A42505" w:rsidRDefault="00DD6E01" w:rsidP="00A42505">
      <w:pPr>
        <w:rPr>
          <w:rFonts w:asciiTheme="majorHAnsi" w:eastAsiaTheme="majorEastAsia" w:hAnsiTheme="majorHAnsi" w:cstheme="majorBidi"/>
          <w:color w:val="2F5496" w:themeColor="accent1" w:themeShade="BF"/>
          <w:sz w:val="32"/>
          <w:szCs w:val="32"/>
        </w:rPr>
      </w:pPr>
      <w:r>
        <w:rPr>
          <w:noProof/>
        </w:rPr>
        <w:lastRenderedPageBreak/>
        <w:drawing>
          <wp:anchor distT="0" distB="0" distL="114300" distR="114300" simplePos="0" relativeHeight="251699200" behindDoc="0" locked="0" layoutInCell="1" allowOverlap="1" wp14:anchorId="6976478A" wp14:editId="582BB9AA">
            <wp:simplePos x="0" y="0"/>
            <wp:positionH relativeFrom="margin">
              <wp:posOffset>387350</wp:posOffset>
            </wp:positionH>
            <wp:positionV relativeFrom="paragraph">
              <wp:posOffset>44450</wp:posOffset>
            </wp:positionV>
            <wp:extent cx="4965700" cy="6032500"/>
            <wp:effectExtent l="0" t="0" r="6350" b="635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4965700" cy="6032500"/>
                    </a:xfrm>
                    <a:prstGeom prst="rect">
                      <a:avLst/>
                    </a:prstGeom>
                    <a:noFill/>
                  </pic:spPr>
                </pic:pic>
              </a:graphicData>
            </a:graphic>
            <wp14:sizeRelH relativeFrom="page">
              <wp14:pctWidth>0</wp14:pctWidth>
            </wp14:sizeRelH>
            <wp14:sizeRelV relativeFrom="page">
              <wp14:pctHeight>0</wp14:pctHeight>
            </wp14:sizeRelV>
          </wp:anchor>
        </w:drawing>
      </w:r>
      <w:r w:rsidR="00A169C2">
        <w:rPr>
          <w:noProof/>
        </w:rPr>
        <mc:AlternateContent>
          <mc:Choice Requires="wps">
            <w:drawing>
              <wp:anchor distT="0" distB="0" distL="114300" distR="114300" simplePos="0" relativeHeight="251713536" behindDoc="0" locked="0" layoutInCell="1" allowOverlap="1" wp14:anchorId="1710DD9C" wp14:editId="4A6E8E7B">
                <wp:simplePos x="0" y="0"/>
                <wp:positionH relativeFrom="column">
                  <wp:posOffset>3895090</wp:posOffset>
                </wp:positionH>
                <wp:positionV relativeFrom="paragraph">
                  <wp:posOffset>7176135</wp:posOffset>
                </wp:positionV>
                <wp:extent cx="2009775" cy="635"/>
                <wp:effectExtent l="0" t="0" r="0" b="0"/>
                <wp:wrapNone/>
                <wp:docPr id="42" name="Text Box 42"/>
                <wp:cNvGraphicFramePr/>
                <a:graphic xmlns:a="http://schemas.openxmlformats.org/drawingml/2006/main">
                  <a:graphicData uri="http://schemas.microsoft.com/office/word/2010/wordprocessingShape">
                    <wps:wsp>
                      <wps:cNvSpPr txBox="1"/>
                      <wps:spPr>
                        <a:xfrm>
                          <a:off x="0" y="0"/>
                          <a:ext cx="2009775" cy="635"/>
                        </a:xfrm>
                        <a:prstGeom prst="rect">
                          <a:avLst/>
                        </a:prstGeom>
                        <a:solidFill>
                          <a:prstClr val="white"/>
                        </a:solidFill>
                        <a:ln>
                          <a:noFill/>
                        </a:ln>
                      </wps:spPr>
                      <wps:txbx>
                        <w:txbxContent>
                          <w:p w14:paraId="732AC247" w14:textId="61CAEC71" w:rsidR="00142AAA" w:rsidRPr="006470ED" w:rsidRDefault="00142AAA" w:rsidP="00142AAA">
                            <w:pPr>
                              <w:pStyle w:val="Caption"/>
                              <w:jc w:val="center"/>
                              <w:rPr>
                                <w:noProof/>
                              </w:rPr>
                            </w:pPr>
                            <w:bookmarkStart w:id="104" w:name="_Ref121151060"/>
                            <w:bookmarkStart w:id="105" w:name="_Toc121156793"/>
                            <w:r>
                              <w:t xml:space="preserve">Figure </w:t>
                            </w:r>
                            <w:fldSimple w:instr=" SEQ Figure \* ARABIC ">
                              <w:r w:rsidR="009C0A66">
                                <w:rPr>
                                  <w:noProof/>
                                </w:rPr>
                                <w:t>18</w:t>
                              </w:r>
                            </w:fldSimple>
                            <w:bookmarkEnd w:id="104"/>
                            <w:r>
                              <w:t xml:space="preserve"> </w:t>
                            </w:r>
                            <w:r w:rsidRPr="00BA41C3">
                              <w:t>Classes for the Utils Package</w:t>
                            </w:r>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10DD9C" id="Text Box 42" o:spid="_x0000_s1037" type="#_x0000_t202" style="position:absolute;margin-left:306.7pt;margin-top:565.05pt;width:158.25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" stroked="f">
                <v:textbox style="mso-fit-shape-to-text:t" inset="0,0,0,0">
                  <w:txbxContent>
                    <w:p w14:paraId="732AC247" w14:textId="61CAEC71" w:rsidR="00142AAA" w:rsidRPr="006470ED" w:rsidRDefault="00142AAA" w:rsidP="00142AAA">
                      <w:pPr>
                        <w:pStyle w:val="Caption"/>
                        <w:jc w:val="center"/>
                        <w:rPr>
                          <w:noProof/>
                        </w:rPr>
                      </w:pPr>
                      <w:bookmarkStart w:id="106" w:name="_Ref121151060"/>
                      <w:bookmarkStart w:id="107" w:name="_Toc121156793"/>
                      <w:r>
                        <w:t xml:space="preserve">Figure </w:t>
                      </w:r>
                      <w:fldSimple w:instr=" SEQ Figure \* ARABIC ">
                        <w:r w:rsidR="009C0A66">
                          <w:rPr>
                            <w:noProof/>
                          </w:rPr>
                          <w:t>18</w:t>
                        </w:r>
                      </w:fldSimple>
                      <w:bookmarkEnd w:id="106"/>
                      <w:r>
                        <w:t xml:space="preserve"> </w:t>
                      </w:r>
                      <w:r w:rsidRPr="00BA41C3">
                        <w:t>Classes for the Utils Package</w:t>
                      </w:r>
                      <w:bookmarkEnd w:id="107"/>
                    </w:p>
                  </w:txbxContent>
                </v:textbox>
              </v:shape>
            </w:pict>
          </mc:Fallback>
        </mc:AlternateContent>
      </w:r>
      <w:r w:rsidR="00A169C2">
        <w:rPr>
          <w:noProof/>
        </w:rPr>
        <w:drawing>
          <wp:anchor distT="0" distB="0" distL="114300" distR="114300" simplePos="0" relativeHeight="251701248" behindDoc="0" locked="0" layoutInCell="1" allowOverlap="1" wp14:anchorId="1AAFE87A" wp14:editId="36ACDC57">
            <wp:simplePos x="0" y="0"/>
            <wp:positionH relativeFrom="margin">
              <wp:posOffset>3910330</wp:posOffset>
            </wp:positionH>
            <wp:positionV relativeFrom="paragraph">
              <wp:posOffset>6294120</wp:posOffset>
            </wp:positionV>
            <wp:extent cx="2009775" cy="847725"/>
            <wp:effectExtent l="0" t="0" r="9525" b="9525"/>
            <wp:wrapNone/>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Text&#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009775" cy="847725"/>
                    </a:xfrm>
                    <a:prstGeom prst="rect">
                      <a:avLst/>
                    </a:prstGeom>
                    <a:noFill/>
                  </pic:spPr>
                </pic:pic>
              </a:graphicData>
            </a:graphic>
            <wp14:sizeRelH relativeFrom="page">
              <wp14:pctWidth>0</wp14:pctWidth>
            </wp14:sizeRelH>
            <wp14:sizeRelV relativeFrom="page">
              <wp14:pctHeight>0</wp14:pctHeight>
            </wp14:sizeRelV>
          </wp:anchor>
        </w:drawing>
      </w:r>
      <w:r w:rsidR="00A169C2">
        <w:rPr>
          <w:noProof/>
        </w:rPr>
        <mc:AlternateContent>
          <mc:Choice Requires="wps">
            <w:drawing>
              <wp:anchor distT="0" distB="0" distL="114300" distR="114300" simplePos="0" relativeHeight="251711488" behindDoc="0" locked="0" layoutInCell="1" allowOverlap="1" wp14:anchorId="686A7861" wp14:editId="6C6D8A20">
                <wp:simplePos x="0" y="0"/>
                <wp:positionH relativeFrom="margin">
                  <wp:posOffset>-160020</wp:posOffset>
                </wp:positionH>
                <wp:positionV relativeFrom="paragraph">
                  <wp:posOffset>8593455</wp:posOffset>
                </wp:positionV>
                <wp:extent cx="4200525" cy="635"/>
                <wp:effectExtent l="0" t="0" r="9525" b="0"/>
                <wp:wrapTopAndBottom/>
                <wp:docPr id="40" name="Text Box 40"/>
                <wp:cNvGraphicFramePr/>
                <a:graphic xmlns:a="http://schemas.openxmlformats.org/drawingml/2006/main">
                  <a:graphicData uri="http://schemas.microsoft.com/office/word/2010/wordprocessingShape">
                    <wps:wsp>
                      <wps:cNvSpPr txBox="1"/>
                      <wps:spPr>
                        <a:xfrm>
                          <a:off x="0" y="0"/>
                          <a:ext cx="4200525" cy="635"/>
                        </a:xfrm>
                        <a:prstGeom prst="rect">
                          <a:avLst/>
                        </a:prstGeom>
                        <a:solidFill>
                          <a:prstClr val="white"/>
                        </a:solidFill>
                        <a:ln>
                          <a:noFill/>
                        </a:ln>
                      </wps:spPr>
                      <wps:txbx>
                        <w:txbxContent>
                          <w:p w14:paraId="24B333CB" w14:textId="2E8F27F6" w:rsidR="00142AAA" w:rsidRPr="00A332FB" w:rsidRDefault="00142AAA" w:rsidP="00142AAA">
                            <w:pPr>
                              <w:pStyle w:val="Caption"/>
                              <w:jc w:val="center"/>
                              <w:rPr>
                                <w:noProof/>
                              </w:rPr>
                            </w:pPr>
                            <w:bookmarkStart w:id="108" w:name="_Toc121156794"/>
                            <w:r>
                              <w:t xml:space="preserve">Figure </w:t>
                            </w:r>
                            <w:fldSimple w:instr=" SEQ Figure \* ARABIC ">
                              <w:r w:rsidR="009C0A66">
                                <w:rPr>
                                  <w:noProof/>
                                </w:rPr>
                                <w:t>19</w:t>
                              </w:r>
                            </w:fldSimple>
                            <w:r>
                              <w:t xml:space="preserve"> </w:t>
                            </w:r>
                            <w:r w:rsidRPr="004F7878">
                              <w:t xml:space="preserve">Classes for the </w:t>
                            </w:r>
                            <w:r w:rsidRPr="004F7878">
                              <w:t>SystemConfiguration Package</w:t>
                            </w:r>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6A7861" id="Text Box 40" o:spid="_x0000_s1038" type="#_x0000_t202" style="position:absolute;margin-left:-12.6pt;margin-top:676.65pt;width:330.75pt;height:.05pt;z-index:2517114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" stroked="f">
                <v:textbox style="mso-fit-shape-to-text:t" inset="0,0,0,0">
                  <w:txbxContent>
                    <w:p w14:paraId="24B333CB" w14:textId="2E8F27F6" w:rsidR="00142AAA" w:rsidRPr="00A332FB" w:rsidRDefault="00142AAA" w:rsidP="00142AAA">
                      <w:pPr>
                        <w:pStyle w:val="Caption"/>
                        <w:jc w:val="center"/>
                        <w:rPr>
                          <w:noProof/>
                        </w:rPr>
                      </w:pPr>
                      <w:bookmarkStart w:id="109" w:name="_Toc121156794"/>
                      <w:r>
                        <w:t xml:space="preserve">Figure </w:t>
                      </w:r>
                      <w:fldSimple w:instr=" SEQ Figure \* ARABIC ">
                        <w:r w:rsidR="009C0A66">
                          <w:rPr>
                            <w:noProof/>
                          </w:rPr>
                          <w:t>19</w:t>
                        </w:r>
                      </w:fldSimple>
                      <w:r>
                        <w:t xml:space="preserve"> </w:t>
                      </w:r>
                      <w:r w:rsidRPr="004F7878">
                        <w:t xml:space="preserve">Classes for the </w:t>
                      </w:r>
                      <w:r w:rsidRPr="004F7878">
                        <w:t>SystemConfiguration Package</w:t>
                      </w:r>
                      <w:bookmarkEnd w:id="109"/>
                    </w:p>
                  </w:txbxContent>
                </v:textbox>
                <w10:wrap type="topAndBottom" anchorx="margin"/>
              </v:shape>
            </w:pict>
          </mc:Fallback>
        </mc:AlternateContent>
      </w:r>
      <w:r w:rsidR="00A169C2">
        <w:rPr>
          <w:noProof/>
        </w:rPr>
        <w:drawing>
          <wp:anchor distT="0" distB="0" distL="114300" distR="114300" simplePos="0" relativeHeight="251700224" behindDoc="0" locked="0" layoutInCell="1" allowOverlap="1" wp14:anchorId="79A37450" wp14:editId="140ACE15">
            <wp:simplePos x="0" y="0"/>
            <wp:positionH relativeFrom="margin">
              <wp:posOffset>312420</wp:posOffset>
            </wp:positionH>
            <wp:positionV relativeFrom="paragraph">
              <wp:posOffset>6322695</wp:posOffset>
            </wp:positionV>
            <wp:extent cx="3457575" cy="2156460"/>
            <wp:effectExtent l="0" t="0" r="9525" b="0"/>
            <wp:wrapTopAndBottom/>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Graphical user interface, text, application&#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57575" cy="2156460"/>
                    </a:xfrm>
                    <a:prstGeom prst="rect">
                      <a:avLst/>
                    </a:prstGeom>
                    <a:noFill/>
                  </pic:spPr>
                </pic:pic>
              </a:graphicData>
            </a:graphic>
            <wp14:sizeRelH relativeFrom="page">
              <wp14:pctWidth>0</wp14:pctWidth>
            </wp14:sizeRelH>
            <wp14:sizeRelV relativeFrom="page">
              <wp14:pctHeight>0</wp14:pctHeight>
            </wp14:sizeRelV>
          </wp:anchor>
        </w:drawing>
      </w:r>
      <w:r w:rsidR="00142AAA">
        <w:rPr>
          <w:noProof/>
        </w:rPr>
        <mc:AlternateContent>
          <mc:Choice Requires="wps">
            <w:drawing>
              <wp:anchor distT="0" distB="0" distL="114300" distR="114300" simplePos="0" relativeHeight="251709440" behindDoc="0" locked="0" layoutInCell="1" allowOverlap="1" wp14:anchorId="0B2044EA" wp14:editId="2ACC072F">
                <wp:simplePos x="0" y="0"/>
                <wp:positionH relativeFrom="column">
                  <wp:posOffset>-1270</wp:posOffset>
                </wp:positionH>
                <wp:positionV relativeFrom="paragraph">
                  <wp:posOffset>5979160</wp:posOffset>
                </wp:positionV>
                <wp:extent cx="5731510" cy="635"/>
                <wp:effectExtent l="0" t="0" r="0" b="0"/>
                <wp:wrapTopAndBottom/>
                <wp:docPr id="28" name="Text Box 28"/>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67AF0A77" w14:textId="04F5E8B6" w:rsidR="00142AAA" w:rsidRPr="00CA084B" w:rsidRDefault="00142AAA" w:rsidP="00142AAA">
                            <w:pPr>
                              <w:pStyle w:val="Caption"/>
                              <w:jc w:val="center"/>
                              <w:rPr>
                                <w:noProof/>
                              </w:rPr>
                            </w:pPr>
                            <w:r>
                              <w:t xml:space="preserve">Figure </w:t>
                            </w:r>
                            <w:del w:id="110" w:author="Deirbhle Smith" w:date="2022-12-05T15:43:00Z">
                              <w:r>
                                <w:fldChar w:fldCharType="begin"/>
                              </w:r>
                              <w:r>
                                <w:delInstrText xml:space="preserve"> SEQ Figure \* ARABIC </w:delInstrText>
                              </w:r>
                              <w:r>
                                <w:fldChar w:fldCharType="separate"/>
                              </w:r>
                              <w:r w:rsidR="001A17D8">
                                <w:rPr>
                                  <w:noProof/>
                                </w:rPr>
                                <w:delText>19</w:delText>
                              </w:r>
                              <w:r>
                                <w:rPr>
                                  <w:noProof/>
                                </w:rPr>
                                <w:fldChar w:fldCharType="end"/>
                              </w:r>
                            </w:del>
                            <w:ins w:id="111" w:author="Deirbhle Smith" w:date="2022-12-05T15:43:00Z">
                              <w:r w:rsidR="00DD6E01">
                                <w:t>18</w:t>
                              </w:r>
                            </w:ins>
                            <w:r>
                              <w:t xml:space="preserve"> </w:t>
                            </w:r>
                            <w:r w:rsidRPr="00F62B6C">
                              <w:t>Classes for the GUI Package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2044EA" id="Text Box 28" o:spid="_x0000_s1039" type="#_x0000_t202" style="position:absolute;margin-left:-.1pt;margin-top:470.8pt;width:451.3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" stroked="f">
                <v:textbox style="mso-fit-shape-to-text:t" inset="0,0,0,0">
                  <w:txbxContent>
                    <w:p w14:paraId="67AF0A77" w14:textId="04F5E8B6" w:rsidR="00142AAA" w:rsidRPr="00CA084B" w:rsidRDefault="00142AAA" w:rsidP="00142AAA">
                      <w:pPr>
                        <w:pStyle w:val="Caption"/>
                        <w:jc w:val="center"/>
                        <w:rPr>
                          <w:noProof/>
                        </w:rPr>
                      </w:pPr>
                      <w:r>
                        <w:t xml:space="preserve">Figure </w:t>
                      </w:r>
                      <w:del w:id="112" w:author="Deirbhle Smith" w:date="2022-12-05T15:43:00Z">
                        <w:r>
                          <w:fldChar w:fldCharType="begin"/>
                        </w:r>
                        <w:r>
                          <w:delInstrText xml:space="preserve"> SEQ Figure \* ARABIC </w:delInstrText>
                        </w:r>
                        <w:r>
                          <w:fldChar w:fldCharType="separate"/>
                        </w:r>
                        <w:r w:rsidR="001A17D8">
                          <w:rPr>
                            <w:noProof/>
                          </w:rPr>
                          <w:delText>19</w:delText>
                        </w:r>
                        <w:r>
                          <w:rPr>
                            <w:noProof/>
                          </w:rPr>
                          <w:fldChar w:fldCharType="end"/>
                        </w:r>
                      </w:del>
                      <w:ins w:id="113" w:author="Deirbhle Smith" w:date="2022-12-05T15:43:00Z">
                        <w:r w:rsidR="00DD6E01">
                          <w:t>18</w:t>
                        </w:r>
                      </w:ins>
                      <w:r>
                        <w:t xml:space="preserve"> </w:t>
                      </w:r>
                      <w:r w:rsidRPr="00F62B6C">
                        <w:t>Classes for the GUI Package</w:t>
                      </w:r>
                    </w:p>
                  </w:txbxContent>
                </v:textbox>
                <w10:wrap type="topAndBottom"/>
              </v:shape>
            </w:pict>
          </mc:Fallback>
        </mc:AlternateContent>
      </w:r>
    </w:p>
    <w:p w14:paraId="51C1BCCE" w14:textId="033A3C51" w:rsidR="00DD6E01" w:rsidRDefault="00DD6E01">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noProof/>
          <w:color w:val="2F5496" w:themeColor="accent1" w:themeShade="BF"/>
          <w:sz w:val="32"/>
          <w:szCs w:val="32"/>
        </w:rPr>
        <w:lastRenderedPageBreak/>
        <w:drawing>
          <wp:inline distT="0" distB="0" distL="0" distR="0" wp14:anchorId="19C6A760" wp14:editId="63B46494">
            <wp:extent cx="4933950" cy="3857625"/>
            <wp:effectExtent l="0" t="0" r="0" b="9525"/>
            <wp:docPr id="49" name="Picture 4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4933950" cy="3857625"/>
                    </a:xfrm>
                    <a:prstGeom prst="rect">
                      <a:avLst/>
                    </a:prstGeom>
                  </pic:spPr>
                </pic:pic>
              </a:graphicData>
            </a:graphic>
          </wp:inline>
        </w:drawing>
      </w:r>
    </w:p>
    <w:p w14:paraId="3B9B34AE" w14:textId="17D85FBD" w:rsidR="00DD6E01" w:rsidRDefault="00DD6E01">
      <w:pPr>
        <w:rPr>
          <w:rFonts w:asciiTheme="majorHAnsi" w:eastAsiaTheme="majorEastAsia" w:hAnsiTheme="majorHAnsi" w:cstheme="majorBidi"/>
          <w:color w:val="2F5496" w:themeColor="accent1" w:themeShade="BF"/>
          <w:sz w:val="32"/>
          <w:szCs w:val="32"/>
        </w:rPr>
      </w:pPr>
      <w:r>
        <w:rPr>
          <w:noProof/>
        </w:rPr>
        <mc:AlternateContent>
          <mc:Choice Requires="wps">
            <w:drawing>
              <wp:anchor distT="0" distB="0" distL="114300" distR="114300" simplePos="0" relativeHeight="251718656" behindDoc="0" locked="0" layoutInCell="1" allowOverlap="1" wp14:anchorId="62DD95CC" wp14:editId="69C89F87">
                <wp:simplePos x="0" y="0"/>
                <wp:positionH relativeFrom="column">
                  <wp:posOffset>0</wp:posOffset>
                </wp:positionH>
                <wp:positionV relativeFrom="paragraph">
                  <wp:posOffset>367665</wp:posOffset>
                </wp:positionV>
                <wp:extent cx="5731510" cy="635"/>
                <wp:effectExtent l="0" t="0" r="0" b="0"/>
                <wp:wrapTopAndBottom/>
                <wp:docPr id="50" name="Text Box 50"/>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068883A1" w14:textId="0DCB5C6D" w:rsidR="00DD6E01" w:rsidRPr="00CA084B" w:rsidRDefault="00DD6E01" w:rsidP="00DD6E01">
                            <w:pPr>
                              <w:pStyle w:val="Caption"/>
                              <w:jc w:val="center"/>
                              <w:rPr>
                                <w:ins w:id="114" w:author="Deirbhle Smith" w:date="2022-12-05T15:43:00Z"/>
                                <w:noProof/>
                              </w:rPr>
                            </w:pPr>
                            <w:bookmarkStart w:id="115" w:name="_Toc121156795"/>
                            <w:ins w:id="116" w:author="Deirbhle Smith" w:date="2022-12-05T15:43:00Z">
                              <w:r>
                                <w:t xml:space="preserve">Figure </w:t>
                              </w:r>
                              <w:r>
                                <w:fldChar w:fldCharType="begin"/>
                              </w:r>
                              <w:r>
                                <w:instrText xml:space="preserve"> SEQ Figure \* ARABIC </w:instrText>
                              </w:r>
                              <w:r>
                                <w:fldChar w:fldCharType="separate"/>
                              </w:r>
                            </w:ins>
                            <w:r w:rsidR="009C0A66">
                              <w:rPr>
                                <w:noProof/>
                              </w:rPr>
                              <w:t>20</w:t>
                            </w:r>
                            <w:ins w:id="117" w:author="Deirbhle Smith" w:date="2022-12-05T15:43:00Z">
                              <w:r>
                                <w:rPr>
                                  <w:noProof/>
                                </w:rPr>
                                <w:fldChar w:fldCharType="end"/>
                              </w:r>
                              <w:r>
                                <w:t xml:space="preserve"> </w:t>
                              </w:r>
                              <w:r w:rsidRPr="00F62B6C">
                                <w:t xml:space="preserve">Classes for the </w:t>
                              </w:r>
                              <w:r>
                                <w:t>Reporting</w:t>
                              </w:r>
                              <w:r w:rsidRPr="00F62B6C">
                                <w:t xml:space="preserve"> Package</w:t>
                              </w:r>
                              <w:bookmarkEnd w:id="115"/>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DD95CC" id="Text Box 50" o:spid="_x0000_s1040" type="#_x0000_t202" style="position:absolute;margin-left:0;margin-top:28.95pt;width:451.3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" stroked="f">
                <v:textbox style="mso-fit-shape-to-text:t" inset="0,0,0,0">
                  <w:txbxContent>
                    <w:p w14:paraId="068883A1" w14:textId="0DCB5C6D" w:rsidR="00DD6E01" w:rsidRPr="00CA084B" w:rsidRDefault="00DD6E01" w:rsidP="00DD6E01">
                      <w:pPr>
                        <w:pStyle w:val="Caption"/>
                        <w:jc w:val="center"/>
                        <w:rPr>
                          <w:ins w:id="118" w:author="Deirbhle Smith" w:date="2022-12-05T15:43:00Z"/>
                          <w:noProof/>
                        </w:rPr>
                      </w:pPr>
                      <w:bookmarkStart w:id="119" w:name="_Toc121156795"/>
                      <w:ins w:id="120" w:author="Deirbhle Smith" w:date="2022-12-05T15:43:00Z">
                        <w:r>
                          <w:t xml:space="preserve">Figure </w:t>
                        </w:r>
                        <w:r>
                          <w:fldChar w:fldCharType="begin"/>
                        </w:r>
                        <w:r>
                          <w:instrText xml:space="preserve"> SEQ Figure \* ARABIC </w:instrText>
                        </w:r>
                        <w:r>
                          <w:fldChar w:fldCharType="separate"/>
                        </w:r>
                      </w:ins>
                      <w:r w:rsidR="009C0A66">
                        <w:rPr>
                          <w:noProof/>
                        </w:rPr>
                        <w:t>20</w:t>
                      </w:r>
                      <w:ins w:id="121" w:author="Deirbhle Smith" w:date="2022-12-05T15:43:00Z">
                        <w:r>
                          <w:rPr>
                            <w:noProof/>
                          </w:rPr>
                          <w:fldChar w:fldCharType="end"/>
                        </w:r>
                        <w:r>
                          <w:t xml:space="preserve"> </w:t>
                        </w:r>
                        <w:r w:rsidRPr="00F62B6C">
                          <w:t xml:space="preserve">Classes for the </w:t>
                        </w:r>
                        <w:r>
                          <w:t>Reporting</w:t>
                        </w:r>
                        <w:r w:rsidRPr="00F62B6C">
                          <w:t xml:space="preserve"> Package</w:t>
                        </w:r>
                        <w:bookmarkEnd w:id="119"/>
                      </w:ins>
                    </w:p>
                  </w:txbxContent>
                </v:textbox>
                <w10:wrap type="topAndBottom"/>
              </v:shape>
            </w:pict>
          </mc:Fallback>
        </mc:AlternateContent>
      </w:r>
      <w:r>
        <w:rPr>
          <w:rFonts w:asciiTheme="majorHAnsi" w:eastAsiaTheme="majorEastAsia" w:hAnsiTheme="majorHAnsi" w:cstheme="majorBidi"/>
          <w:color w:val="2F5496" w:themeColor="accent1" w:themeShade="BF"/>
          <w:sz w:val="32"/>
          <w:szCs w:val="32"/>
        </w:rPr>
        <w:br w:type="page"/>
      </w:r>
    </w:p>
    <w:p w14:paraId="7CD88922" w14:textId="77777777" w:rsidR="00192E7A" w:rsidRDefault="00192E7A">
      <w:pPr>
        <w:rPr>
          <w:rFonts w:asciiTheme="majorHAnsi" w:eastAsiaTheme="majorEastAsia" w:hAnsiTheme="majorHAnsi" w:cstheme="majorBidi"/>
          <w:color w:val="2F5496" w:themeColor="accent1" w:themeShade="BF"/>
          <w:sz w:val="32"/>
          <w:szCs w:val="32"/>
        </w:rPr>
      </w:pPr>
    </w:p>
    <w:p w14:paraId="529DC260" w14:textId="28433BA9" w:rsidR="00192E7A" w:rsidRDefault="00192E7A" w:rsidP="00511447">
      <w:pPr>
        <w:pStyle w:val="Sectiontitle"/>
      </w:pPr>
      <w:bookmarkStart w:id="122" w:name="_Toc121156762"/>
      <w:r>
        <w:t xml:space="preserve">5. </w:t>
      </w:r>
      <w:r w:rsidR="00142AAA">
        <w:t>Final Version of the Application</w:t>
      </w:r>
      <w:bookmarkEnd w:id="122"/>
    </w:p>
    <w:p w14:paraId="28C082FF" w14:textId="2CEFCA38" w:rsidR="007468D2" w:rsidRDefault="007468D2" w:rsidP="007468D2">
      <w:pPr>
        <w:pStyle w:val="Textcontent"/>
        <w:rPr>
          <w:lang w:val="en-GB"/>
        </w:rPr>
      </w:pPr>
      <w:r w:rsidRPr="007468D2">
        <w:rPr>
          <w:lang w:val="en-GB"/>
        </w:rPr>
        <w:t xml:space="preserve">The link to the </w:t>
      </w:r>
      <w:proofErr w:type="spellStart"/>
      <w:r w:rsidRPr="007468D2">
        <w:rPr>
          <w:lang w:val="en-GB"/>
        </w:rPr>
        <w:t>github</w:t>
      </w:r>
      <w:proofErr w:type="spellEnd"/>
      <w:r w:rsidRPr="007468D2">
        <w:rPr>
          <w:lang w:val="en-GB"/>
        </w:rPr>
        <w:t xml:space="preserve"> repository where the source code is:</w:t>
      </w:r>
    </w:p>
    <w:p w14:paraId="062D98B2" w14:textId="261E939E" w:rsidR="007468D2" w:rsidRDefault="00000000" w:rsidP="007468D2">
      <w:pPr>
        <w:pStyle w:val="Textcontent"/>
        <w:rPr>
          <w:lang w:val="en-GB"/>
        </w:rPr>
      </w:pPr>
      <w:hyperlink r:id="rId44" w:history="1">
        <w:r w:rsidR="007468D2" w:rsidRPr="003B70BC">
          <w:rPr>
            <w:rStyle w:val="Hyperlink"/>
            <w:lang w:val="en-GB"/>
          </w:rPr>
          <w:t>https://github.com/JakabSarolta/Software-Engineering-Project/tree/code</w:t>
        </w:r>
      </w:hyperlink>
    </w:p>
    <w:p w14:paraId="1261BA03" w14:textId="646F57A4" w:rsidR="00646FBC" w:rsidRPr="00A40300" w:rsidRDefault="00646FBC" w:rsidP="00A169C2">
      <w:pPr>
        <w:pStyle w:val="Textcontent"/>
      </w:pPr>
      <w:r w:rsidRPr="00A40300">
        <w:t xml:space="preserve">With this </w:t>
      </w:r>
      <w:r w:rsidR="00F23E97">
        <w:t>latest</w:t>
      </w:r>
      <w:r w:rsidRPr="00A40300">
        <w:t xml:space="preserve"> version of our application, we aim to show how the </w:t>
      </w:r>
      <w:r w:rsidR="00F23E97">
        <w:t>whole system</w:t>
      </w:r>
      <w:r w:rsidRPr="00A40300">
        <w:t xml:space="preserve"> would</w:t>
      </w:r>
      <w:r w:rsidR="00F23E97">
        <w:t xml:space="preserve"> behave</w:t>
      </w:r>
      <w:r w:rsidRPr="00A40300">
        <w:t>.</w:t>
      </w:r>
      <w:r w:rsidR="00F23E97">
        <w:t xml:space="preserve"> Updates could be added to upgrade the system. However, in this phase, the control system would be able to functionally operate and produce salads.</w:t>
      </w:r>
    </w:p>
    <w:p w14:paraId="6D3D12B9" w14:textId="25AE4D43" w:rsidR="0037627E" w:rsidRDefault="0037627E" w:rsidP="0037627E">
      <w:pPr>
        <w:pStyle w:val="Subtitle"/>
      </w:pPr>
      <w:bookmarkStart w:id="123" w:name="_Toc121156763"/>
      <w:r>
        <w:t>5.1 Setup</w:t>
      </w:r>
      <w:bookmarkEnd w:id="123"/>
    </w:p>
    <w:p w14:paraId="365FDA89" w14:textId="77777777" w:rsidR="00632215" w:rsidRDefault="00632215" w:rsidP="00632215">
      <w:pPr>
        <w:pStyle w:val="Textcontent"/>
      </w:pPr>
      <w:r>
        <w:t xml:space="preserve">To run the project, the host machine must have installed a </w:t>
      </w:r>
      <w:proofErr w:type="spellStart"/>
      <w:r>
        <w:t>MySql</w:t>
      </w:r>
      <w:proofErr w:type="spellEnd"/>
      <w:r>
        <w:t xml:space="preserve"> database server, since the input parameters and the measurement values for reports are persisted in the database. The first step to set up the project is to create a new schema. After that, 3 environment variables need to be created on the machine: the first one has to have the name </w:t>
      </w:r>
      <w:r>
        <w:rPr>
          <w:i/>
          <w:iCs/>
        </w:rPr>
        <w:t>CS_DB_USER</w:t>
      </w:r>
      <w:r>
        <w:t xml:space="preserve"> and as value has to contain the </w:t>
      </w:r>
      <w:proofErr w:type="spellStart"/>
      <w:r>
        <w:t>url</w:t>
      </w:r>
      <w:proofErr w:type="spellEnd"/>
      <w:r>
        <w:t xml:space="preserve"> of the schema created (</w:t>
      </w:r>
      <w:proofErr w:type="spellStart"/>
      <w:r>
        <w:t>jdbc:mysql</w:t>
      </w:r>
      <w:proofErr w:type="spellEnd"/>
      <w:r>
        <w:t>:</w:t>
      </w:r>
      <w:r>
        <w:rPr>
          <w:i/>
          <w:iCs/>
        </w:rPr>
        <w:t>{URL}</w:t>
      </w:r>
      <w:r>
        <w:t xml:space="preserve">), the second environment needs to have the name </w:t>
      </w:r>
      <w:r>
        <w:rPr>
          <w:i/>
          <w:iCs/>
        </w:rPr>
        <w:t>CS_DB_USER</w:t>
      </w:r>
      <w:r>
        <w:t xml:space="preserve"> and to contain the username for the DB connection, and the third variable has to be the password of the connection within a variable named </w:t>
      </w:r>
      <w:r>
        <w:rPr>
          <w:i/>
          <w:iCs/>
        </w:rPr>
        <w:t>CS_DB_PASS</w:t>
      </w:r>
      <w:r>
        <w:t xml:space="preserve">. In case of conflict the name of the environment variables used can be modified, but then the corresponding field in the </w:t>
      </w:r>
      <w:proofErr w:type="spellStart"/>
      <w:r>
        <w:t>app.conf</w:t>
      </w:r>
      <w:proofErr w:type="spellEnd"/>
      <w:r>
        <w:t xml:space="preserve"> needs to be updated as well. </w:t>
      </w:r>
    </w:p>
    <w:p w14:paraId="164F830D" w14:textId="77777777" w:rsidR="00632215" w:rsidRDefault="00632215" w:rsidP="00632215">
      <w:pPr>
        <w:pStyle w:val="Textcontent"/>
      </w:pPr>
      <w:r>
        <w:t xml:space="preserve">Also, in the setup phase the </w:t>
      </w:r>
      <w:proofErr w:type="spellStart"/>
      <w:r>
        <w:t>app.conf</w:t>
      </w:r>
      <w:proofErr w:type="spellEnd"/>
      <w:r>
        <w:t xml:space="preserve"> file can be modified to give the valid ranges for the input parameters. </w:t>
      </w:r>
    </w:p>
    <w:p w14:paraId="5179B141" w14:textId="0D1CD1EE" w:rsidR="00192E7A" w:rsidRDefault="00192E7A" w:rsidP="00511447">
      <w:pPr>
        <w:pStyle w:val="Subtitle"/>
      </w:pPr>
      <w:bookmarkStart w:id="124" w:name="_Toc121156764"/>
      <w:r>
        <w:t>5.</w:t>
      </w:r>
      <w:r w:rsidR="0037627E">
        <w:t>2</w:t>
      </w:r>
      <w:r>
        <w:t xml:space="preserve"> Description of Application</w:t>
      </w:r>
      <w:bookmarkEnd w:id="124"/>
    </w:p>
    <w:p w14:paraId="71CE74A3" w14:textId="77777777" w:rsidR="00142AAA" w:rsidRPr="00157998" w:rsidRDefault="00142AAA" w:rsidP="00A169C2">
      <w:pPr>
        <w:pStyle w:val="Textcontent"/>
      </w:pPr>
      <w:r w:rsidRPr="00157998">
        <w:t xml:space="preserve">This is the user manual that explains step by step how to </w:t>
      </w:r>
      <w:r>
        <w:t>use</w:t>
      </w:r>
      <w:r w:rsidRPr="00157998">
        <w:t xml:space="preserve"> the application.</w:t>
      </w:r>
    </w:p>
    <w:p w14:paraId="185D867B" w14:textId="734BB4E3" w:rsidR="00142AAA" w:rsidRPr="00157998" w:rsidRDefault="00142AAA" w:rsidP="00A169C2">
      <w:pPr>
        <w:pStyle w:val="Textcontent"/>
        <w:rPr>
          <w:noProof/>
        </w:rPr>
      </w:pPr>
      <w:r w:rsidRPr="00157998">
        <w:t>When you open the application, the first panel that pops up is the admin panel</w:t>
      </w:r>
      <w:r w:rsidR="00F23E97">
        <w:t xml:space="preserve"> (Figure 21)</w:t>
      </w:r>
      <w:r w:rsidRPr="00157998">
        <w:t xml:space="preserve">. </w:t>
      </w:r>
      <w:r>
        <w:t>The admin</w:t>
      </w:r>
      <w:r w:rsidRPr="00157998">
        <w:t xml:space="preserve"> is the only user of this system. There are </w:t>
      </w:r>
      <w:r>
        <w:t>3</w:t>
      </w:r>
      <w:r w:rsidRPr="00157998">
        <w:t xml:space="preserve"> different </w:t>
      </w:r>
      <w:r>
        <w:t>tabs</w:t>
      </w:r>
      <w:r w:rsidRPr="00157998">
        <w:t xml:space="preserve"> for </w:t>
      </w:r>
      <w:r>
        <w:t>3</w:t>
      </w:r>
      <w:r w:rsidRPr="00157998">
        <w:t xml:space="preserve"> different actions possible: Initialize/Update parameters, Monitor system, and Reports.</w:t>
      </w:r>
    </w:p>
    <w:p w14:paraId="56FCDA80" w14:textId="77777777" w:rsidR="00142AAA" w:rsidRPr="00157998" w:rsidRDefault="00142AAA" w:rsidP="00142AAA">
      <w:pPr>
        <w:keepNext/>
        <w:jc w:val="center"/>
        <w:rPr>
          <w:rFonts w:ascii="Times New Roman" w:hAnsi="Times New Roman" w:cs="Times New Roman"/>
        </w:rPr>
      </w:pPr>
      <w:r>
        <w:rPr>
          <w:noProof/>
        </w:rPr>
        <w:lastRenderedPageBreak/>
        <w:drawing>
          <wp:inline distT="0" distB="0" distL="0" distR="0" wp14:anchorId="4D709E4B" wp14:editId="74759117">
            <wp:extent cx="5731510" cy="2924810"/>
            <wp:effectExtent l="0" t="0" r="2540" b="8890"/>
            <wp:docPr id="35" name="Picture 3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able&#10;&#10;Description automatically generated"/>
                    <pic:cNvPicPr/>
                  </pic:nvPicPr>
                  <pic:blipFill>
                    <a:blip r:embed="rId45"/>
                    <a:stretch>
                      <a:fillRect/>
                    </a:stretch>
                  </pic:blipFill>
                  <pic:spPr>
                    <a:xfrm>
                      <a:off x="0" y="0"/>
                      <a:ext cx="5731510" cy="2924810"/>
                    </a:xfrm>
                    <a:prstGeom prst="rect">
                      <a:avLst/>
                    </a:prstGeom>
                  </pic:spPr>
                </pic:pic>
              </a:graphicData>
            </a:graphic>
          </wp:inline>
        </w:drawing>
      </w:r>
    </w:p>
    <w:p w14:paraId="3D5734B8" w14:textId="14270587" w:rsidR="00142AAA" w:rsidRPr="00157998" w:rsidRDefault="00142AAA" w:rsidP="00142AAA">
      <w:pPr>
        <w:pStyle w:val="Caption"/>
        <w:jc w:val="center"/>
        <w:rPr>
          <w:rFonts w:ascii="Times New Roman" w:hAnsi="Times New Roman" w:cs="Times New Roman"/>
        </w:rPr>
      </w:pPr>
      <w:bookmarkStart w:id="125" w:name="_Toc121156796"/>
      <w:r w:rsidRPr="00157998">
        <w:rPr>
          <w:rFonts w:ascii="Times New Roman" w:hAnsi="Times New Roman" w:cs="Times New Roman"/>
        </w:rPr>
        <w:t xml:space="preserve">Figure </w:t>
      </w:r>
      <w:r w:rsidRPr="00157998">
        <w:rPr>
          <w:rFonts w:ascii="Times New Roman" w:hAnsi="Times New Roman" w:cs="Times New Roman"/>
        </w:rPr>
        <w:fldChar w:fldCharType="begin"/>
      </w:r>
      <w:r w:rsidRPr="00157998">
        <w:rPr>
          <w:rFonts w:ascii="Times New Roman" w:hAnsi="Times New Roman" w:cs="Times New Roman"/>
        </w:rPr>
        <w:instrText xml:space="preserve"> SEQ Figure \* ARABIC </w:instrText>
      </w:r>
      <w:r w:rsidRPr="00157998">
        <w:rPr>
          <w:rFonts w:ascii="Times New Roman" w:hAnsi="Times New Roman" w:cs="Times New Roman"/>
        </w:rPr>
        <w:fldChar w:fldCharType="separate"/>
      </w:r>
      <w:r w:rsidR="009C0A66">
        <w:rPr>
          <w:rFonts w:ascii="Times New Roman" w:hAnsi="Times New Roman" w:cs="Times New Roman"/>
          <w:noProof/>
        </w:rPr>
        <w:t>21</w:t>
      </w:r>
      <w:r w:rsidRPr="00157998">
        <w:rPr>
          <w:rFonts w:ascii="Times New Roman" w:hAnsi="Times New Roman" w:cs="Times New Roman"/>
        </w:rPr>
        <w:fldChar w:fldCharType="end"/>
      </w:r>
      <w:r w:rsidRPr="00157998">
        <w:rPr>
          <w:rFonts w:ascii="Times New Roman" w:hAnsi="Times New Roman" w:cs="Times New Roman"/>
        </w:rPr>
        <w:t xml:space="preserve"> Administrator control panel</w:t>
      </w:r>
      <w:bookmarkEnd w:id="125"/>
    </w:p>
    <w:p w14:paraId="558E56FA" w14:textId="5D98ED02" w:rsidR="00142AAA" w:rsidRPr="00157998" w:rsidRDefault="00142AAA" w:rsidP="00A169C2">
      <w:pPr>
        <w:pStyle w:val="Textcontent"/>
      </w:pPr>
      <w:r w:rsidRPr="00157998">
        <w:t xml:space="preserve">To initialize the system, the user must type in the desired values: how long is the growing phase (in days), the minimum and maximum </w:t>
      </w:r>
      <w:r>
        <w:t>parameter thresholds (their units are specified individually)</w:t>
      </w:r>
      <w:r w:rsidRPr="00157998">
        <w:t xml:space="preserve">, and the how often should the system perform a check </w:t>
      </w:r>
      <w:r>
        <w:t xml:space="preserve">on them </w:t>
      </w:r>
      <w:r w:rsidRPr="00157998">
        <w:t xml:space="preserve">(different for a well-balanced state and for a state in which the actuators are changing the </w:t>
      </w:r>
      <w:r w:rsidR="003A775E">
        <w:t>values</w:t>
      </w:r>
      <w:r w:rsidRPr="00157998">
        <w:t xml:space="preserve"> constantly - balancing). Then the update button saves these values in the database. Next time when the application starts, the admin will automatically see these previous values that he/she set.</w:t>
      </w:r>
    </w:p>
    <w:p w14:paraId="50AB9062" w14:textId="7724AC3E" w:rsidR="00142AAA" w:rsidRPr="00157998" w:rsidRDefault="00142AAA" w:rsidP="00A169C2">
      <w:pPr>
        <w:pStyle w:val="Textcontent"/>
      </w:pPr>
      <w:r w:rsidRPr="00157998">
        <w:t>The Monitor panel</w:t>
      </w:r>
      <w:r w:rsidR="00F23E97">
        <w:t xml:space="preserve"> (Figure 22)</w:t>
      </w:r>
      <w:r w:rsidRPr="00157998">
        <w:t xml:space="preserve"> shows the current time of the growing phase during the simulation, the </w:t>
      </w:r>
      <w:r>
        <w:t>parameters</w:t>
      </w:r>
      <w:r w:rsidRPr="00157998">
        <w:t>, and the actuator’s state (on/off). When the start button is pushed, the simulation window will pop up.</w:t>
      </w:r>
    </w:p>
    <w:p w14:paraId="60CED817" w14:textId="77777777" w:rsidR="00142AAA" w:rsidRDefault="00142AAA" w:rsidP="00142AAA">
      <w:pPr>
        <w:keepNext/>
        <w:jc w:val="center"/>
      </w:pPr>
      <w:r>
        <w:rPr>
          <w:noProof/>
        </w:rPr>
        <w:drawing>
          <wp:inline distT="0" distB="0" distL="0" distR="0" wp14:anchorId="5D4C0422" wp14:editId="48477207">
            <wp:extent cx="5731510" cy="2930525"/>
            <wp:effectExtent l="0" t="0" r="2540" b="3175"/>
            <wp:docPr id="36" name="Picture 3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able&#10;&#10;Description automatically generated"/>
                    <pic:cNvPicPr/>
                  </pic:nvPicPr>
                  <pic:blipFill>
                    <a:blip r:embed="rId46"/>
                    <a:stretch>
                      <a:fillRect/>
                    </a:stretch>
                  </pic:blipFill>
                  <pic:spPr>
                    <a:xfrm>
                      <a:off x="0" y="0"/>
                      <a:ext cx="5731510" cy="2930525"/>
                    </a:xfrm>
                    <a:prstGeom prst="rect">
                      <a:avLst/>
                    </a:prstGeom>
                  </pic:spPr>
                </pic:pic>
              </a:graphicData>
            </a:graphic>
          </wp:inline>
        </w:drawing>
      </w:r>
    </w:p>
    <w:p w14:paraId="7A44D80C" w14:textId="0062BD97" w:rsidR="00142AAA" w:rsidRPr="00157998" w:rsidRDefault="00142AAA" w:rsidP="00142AAA">
      <w:pPr>
        <w:pStyle w:val="Caption"/>
        <w:jc w:val="center"/>
        <w:rPr>
          <w:rFonts w:ascii="Times New Roman" w:hAnsi="Times New Roman" w:cs="Times New Roman"/>
        </w:rPr>
      </w:pPr>
      <w:bookmarkStart w:id="126" w:name="_Toc121156797"/>
      <w:r w:rsidRPr="00157998">
        <w:rPr>
          <w:rFonts w:ascii="Times New Roman" w:hAnsi="Times New Roman" w:cs="Times New Roman"/>
        </w:rPr>
        <w:t xml:space="preserve">Figure </w:t>
      </w:r>
      <w:r w:rsidRPr="00157998">
        <w:rPr>
          <w:rFonts w:ascii="Times New Roman" w:hAnsi="Times New Roman" w:cs="Times New Roman"/>
        </w:rPr>
        <w:fldChar w:fldCharType="begin"/>
      </w:r>
      <w:r w:rsidRPr="00157998">
        <w:rPr>
          <w:rFonts w:ascii="Times New Roman" w:hAnsi="Times New Roman" w:cs="Times New Roman"/>
        </w:rPr>
        <w:instrText xml:space="preserve"> SEQ Figure \* ARABIC </w:instrText>
      </w:r>
      <w:r w:rsidRPr="00157998">
        <w:rPr>
          <w:rFonts w:ascii="Times New Roman" w:hAnsi="Times New Roman" w:cs="Times New Roman"/>
        </w:rPr>
        <w:fldChar w:fldCharType="separate"/>
      </w:r>
      <w:r w:rsidR="009C0A66">
        <w:rPr>
          <w:rFonts w:ascii="Times New Roman" w:hAnsi="Times New Roman" w:cs="Times New Roman"/>
          <w:noProof/>
        </w:rPr>
        <w:t>22</w:t>
      </w:r>
      <w:r w:rsidRPr="00157998">
        <w:rPr>
          <w:rFonts w:ascii="Times New Roman" w:hAnsi="Times New Roman" w:cs="Times New Roman"/>
        </w:rPr>
        <w:fldChar w:fldCharType="end"/>
      </w:r>
      <w:r w:rsidRPr="00157998">
        <w:rPr>
          <w:rFonts w:ascii="Times New Roman" w:hAnsi="Times New Roman" w:cs="Times New Roman"/>
        </w:rPr>
        <w:t xml:space="preserve"> Monitor System Panel</w:t>
      </w:r>
      <w:bookmarkEnd w:id="126"/>
    </w:p>
    <w:p w14:paraId="3E214191" w14:textId="0805C145" w:rsidR="00142AAA" w:rsidRPr="00157998" w:rsidRDefault="00142AAA" w:rsidP="00A169C2">
      <w:pPr>
        <w:pStyle w:val="Textcontent"/>
        <w:rPr>
          <w:noProof/>
        </w:rPr>
      </w:pPr>
      <w:r w:rsidRPr="00157998">
        <w:t>For the simulation to start, we need to set certain parameters</w:t>
      </w:r>
      <w:r w:rsidR="003A775E">
        <w:t>,</w:t>
      </w:r>
      <w:r w:rsidRPr="00157998">
        <w:t xml:space="preserve"> specific to the simulation environment</w:t>
      </w:r>
      <w:r w:rsidR="00F23E97">
        <w:t xml:space="preserve"> (Figure 23)</w:t>
      </w:r>
      <w:r w:rsidRPr="00157998">
        <w:t>.</w:t>
      </w:r>
      <w:r w:rsidRPr="00157998">
        <w:rPr>
          <w:noProof/>
        </w:rPr>
        <w:t xml:space="preserve"> The concept of time divides into simulation time (in real life how </w:t>
      </w:r>
      <w:r w:rsidRPr="00157998">
        <w:rPr>
          <w:noProof/>
        </w:rPr>
        <w:lastRenderedPageBreak/>
        <w:t>long is the simulation going to run), and salad simulation time (how long are we growing salads in real life for – tipically a couple of days). This salad growing interval can be set to seconds, minutes, hours, or days.</w:t>
      </w:r>
    </w:p>
    <w:p w14:paraId="376DF432" w14:textId="77777777" w:rsidR="00142AAA" w:rsidRPr="00157998" w:rsidRDefault="00142AAA" w:rsidP="00A169C2">
      <w:pPr>
        <w:pStyle w:val="Textcontent"/>
        <w:rPr>
          <w:noProof/>
        </w:rPr>
      </w:pPr>
      <w:r w:rsidRPr="00157998">
        <w:rPr>
          <w:noProof/>
        </w:rPr>
        <w:t>After pressing the “start” button, the simulation starts running in real time.</w:t>
      </w:r>
    </w:p>
    <w:p w14:paraId="103DE1B5" w14:textId="77777777" w:rsidR="00142AAA" w:rsidRDefault="00142AAA" w:rsidP="00142AAA">
      <w:pPr>
        <w:keepNext/>
        <w:jc w:val="center"/>
      </w:pPr>
      <w:r>
        <w:rPr>
          <w:noProof/>
        </w:rPr>
        <w:drawing>
          <wp:inline distT="0" distB="0" distL="0" distR="0" wp14:anchorId="77EE6309" wp14:editId="0F5A5113">
            <wp:extent cx="5731510" cy="2586990"/>
            <wp:effectExtent l="0" t="0" r="2540" b="3810"/>
            <wp:docPr id="37" name="Picture 3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able&#10;&#10;Description automatically generated"/>
                    <pic:cNvPicPr/>
                  </pic:nvPicPr>
                  <pic:blipFill>
                    <a:blip r:embed="rId47"/>
                    <a:stretch>
                      <a:fillRect/>
                    </a:stretch>
                  </pic:blipFill>
                  <pic:spPr>
                    <a:xfrm>
                      <a:off x="0" y="0"/>
                      <a:ext cx="5731510" cy="2586990"/>
                    </a:xfrm>
                    <a:prstGeom prst="rect">
                      <a:avLst/>
                    </a:prstGeom>
                  </pic:spPr>
                </pic:pic>
              </a:graphicData>
            </a:graphic>
          </wp:inline>
        </w:drawing>
      </w:r>
    </w:p>
    <w:p w14:paraId="3108916E" w14:textId="313B66B9" w:rsidR="00142AAA" w:rsidRPr="00157998" w:rsidRDefault="00142AAA" w:rsidP="00142AAA">
      <w:pPr>
        <w:pStyle w:val="Caption"/>
        <w:jc w:val="center"/>
        <w:rPr>
          <w:rFonts w:ascii="Times New Roman" w:hAnsi="Times New Roman" w:cs="Times New Roman"/>
        </w:rPr>
      </w:pPr>
      <w:bookmarkStart w:id="127" w:name="_Toc121156798"/>
      <w:r w:rsidRPr="00157998">
        <w:rPr>
          <w:rFonts w:ascii="Times New Roman" w:hAnsi="Times New Roman" w:cs="Times New Roman"/>
        </w:rPr>
        <w:t xml:space="preserve">Figure </w:t>
      </w:r>
      <w:r w:rsidRPr="00157998">
        <w:rPr>
          <w:rFonts w:ascii="Times New Roman" w:hAnsi="Times New Roman" w:cs="Times New Roman"/>
        </w:rPr>
        <w:fldChar w:fldCharType="begin"/>
      </w:r>
      <w:r w:rsidRPr="00157998">
        <w:rPr>
          <w:rFonts w:ascii="Times New Roman" w:hAnsi="Times New Roman" w:cs="Times New Roman"/>
        </w:rPr>
        <w:instrText xml:space="preserve"> SEQ Figure \* ARABIC </w:instrText>
      </w:r>
      <w:r w:rsidRPr="00157998">
        <w:rPr>
          <w:rFonts w:ascii="Times New Roman" w:hAnsi="Times New Roman" w:cs="Times New Roman"/>
        </w:rPr>
        <w:fldChar w:fldCharType="separate"/>
      </w:r>
      <w:r w:rsidR="009C0A66">
        <w:rPr>
          <w:rFonts w:ascii="Times New Roman" w:hAnsi="Times New Roman" w:cs="Times New Roman"/>
          <w:noProof/>
        </w:rPr>
        <w:t>23</w:t>
      </w:r>
      <w:r w:rsidRPr="00157998">
        <w:rPr>
          <w:rFonts w:ascii="Times New Roman" w:hAnsi="Times New Roman" w:cs="Times New Roman"/>
        </w:rPr>
        <w:fldChar w:fldCharType="end"/>
      </w:r>
      <w:r w:rsidRPr="00157998">
        <w:rPr>
          <w:rFonts w:ascii="Times New Roman" w:hAnsi="Times New Roman" w:cs="Times New Roman"/>
        </w:rPr>
        <w:t xml:space="preserve"> Control Simulation Window</w:t>
      </w:r>
      <w:bookmarkEnd w:id="127"/>
    </w:p>
    <w:p w14:paraId="6A54F1F7" w14:textId="32CFFCE9" w:rsidR="001A17D8" w:rsidRPr="00157998" w:rsidRDefault="001A17D8" w:rsidP="00A169C2">
      <w:pPr>
        <w:pStyle w:val="Textcontent"/>
        <w:rPr>
          <w:noProof/>
        </w:rPr>
      </w:pPr>
      <w:r w:rsidRPr="00157998">
        <w:rPr>
          <w:noProof/>
        </w:rPr>
        <w:t>To indicate the sensors</w:t>
      </w:r>
      <w:r>
        <w:rPr>
          <w:noProof/>
        </w:rPr>
        <w:t>’</w:t>
      </w:r>
      <w:r w:rsidRPr="00157998">
        <w:rPr>
          <w:noProof/>
        </w:rPr>
        <w:t xml:space="preserve"> measured values in this simulation, </w:t>
      </w:r>
      <w:r>
        <w:rPr>
          <w:noProof/>
        </w:rPr>
        <w:t>we use</w:t>
      </w:r>
      <w:r w:rsidRPr="00157998">
        <w:rPr>
          <w:noProof/>
        </w:rPr>
        <w:t xml:space="preserve"> sensor tendency</w:t>
      </w:r>
      <w:r>
        <w:rPr>
          <w:noProof/>
        </w:rPr>
        <w:t xml:space="preserve"> slider.</w:t>
      </w:r>
      <w:r w:rsidRPr="00157998">
        <w:rPr>
          <w:noProof/>
        </w:rPr>
        <w:t xml:space="preserve"> </w:t>
      </w:r>
      <w:r>
        <w:rPr>
          <w:noProof/>
        </w:rPr>
        <w:t xml:space="preserve">It </w:t>
      </w:r>
      <w:r w:rsidRPr="00157998">
        <w:rPr>
          <w:noProof/>
        </w:rPr>
        <w:t>indicates if the simulated measurements should keep increasing or decreasing with every second.</w:t>
      </w:r>
      <w:r>
        <w:rPr>
          <w:noProof/>
        </w:rPr>
        <w:t xml:space="preserve"> The use can change this value during simulation and the effect will be visible on the monitor panel.</w:t>
      </w:r>
    </w:p>
    <w:p w14:paraId="57D37A3A" w14:textId="27DA460E" w:rsidR="001A17D8" w:rsidRPr="00157998" w:rsidRDefault="001A17D8" w:rsidP="00A169C2">
      <w:pPr>
        <w:pStyle w:val="Textcontent"/>
        <w:rPr>
          <w:noProof/>
        </w:rPr>
      </w:pPr>
      <w:r w:rsidRPr="00157998">
        <w:rPr>
          <w:noProof/>
        </w:rPr>
        <w:t>The actuator tendency indicates the actions that the actuator</w:t>
      </w:r>
      <w:r>
        <w:rPr>
          <w:noProof/>
        </w:rPr>
        <w:t>s</w:t>
      </w:r>
      <w:r w:rsidRPr="00157998">
        <w:rPr>
          <w:noProof/>
        </w:rPr>
        <w:t xml:space="preserve"> take: if the slider is in the positive range, then </w:t>
      </w:r>
      <w:r>
        <w:rPr>
          <w:noProof/>
        </w:rPr>
        <w:t>a heater</w:t>
      </w:r>
      <w:r w:rsidRPr="00157998">
        <w:rPr>
          <w:noProof/>
        </w:rPr>
        <w:t xml:space="preserve"> </w:t>
      </w:r>
      <w:r>
        <w:rPr>
          <w:noProof/>
        </w:rPr>
        <w:t>would</w:t>
      </w:r>
      <w:r w:rsidRPr="00157998">
        <w:rPr>
          <w:noProof/>
        </w:rPr>
        <w:t xml:space="preserve"> turn on</w:t>
      </w:r>
      <w:r>
        <w:rPr>
          <w:noProof/>
        </w:rPr>
        <w:t>, in case of temperature for example</w:t>
      </w:r>
      <w:r w:rsidR="00F23E97">
        <w:rPr>
          <w:noProof/>
        </w:rPr>
        <w:t xml:space="preserve"> (Figure 24)</w:t>
      </w:r>
      <w:r>
        <w:rPr>
          <w:noProof/>
        </w:rPr>
        <w:t>.</w:t>
      </w:r>
      <w:r w:rsidRPr="00157998">
        <w:rPr>
          <w:noProof/>
        </w:rPr>
        <w:t xml:space="preserve"> </w:t>
      </w:r>
      <w:r>
        <w:rPr>
          <w:noProof/>
        </w:rPr>
        <w:t>I</w:t>
      </w:r>
      <w:r w:rsidRPr="00157998">
        <w:rPr>
          <w:noProof/>
        </w:rPr>
        <w:t xml:space="preserve">f the slider is in the negative range, then the cooler </w:t>
      </w:r>
      <w:r>
        <w:rPr>
          <w:noProof/>
        </w:rPr>
        <w:t>would</w:t>
      </w:r>
      <w:r w:rsidRPr="00157998">
        <w:rPr>
          <w:noProof/>
        </w:rPr>
        <w:t xml:space="preserve"> turn on.</w:t>
      </w:r>
    </w:p>
    <w:p w14:paraId="0072169A" w14:textId="77777777" w:rsidR="001A17D8" w:rsidRDefault="00142AAA" w:rsidP="001A17D8">
      <w:pPr>
        <w:keepNext/>
        <w:jc w:val="center"/>
      </w:pPr>
      <w:r>
        <w:rPr>
          <w:noProof/>
        </w:rPr>
        <w:drawing>
          <wp:inline distT="0" distB="0" distL="0" distR="0" wp14:anchorId="16E502AC" wp14:editId="6AA43FDF">
            <wp:extent cx="5731510" cy="2599690"/>
            <wp:effectExtent l="0" t="0" r="2540" b="0"/>
            <wp:docPr id="38" name="Picture 3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10;&#10;Description automatically generated with medium confidence"/>
                    <pic:cNvPicPr/>
                  </pic:nvPicPr>
                  <pic:blipFill>
                    <a:blip r:embed="rId48"/>
                    <a:stretch>
                      <a:fillRect/>
                    </a:stretch>
                  </pic:blipFill>
                  <pic:spPr>
                    <a:xfrm>
                      <a:off x="0" y="0"/>
                      <a:ext cx="5731510" cy="2599690"/>
                    </a:xfrm>
                    <a:prstGeom prst="rect">
                      <a:avLst/>
                    </a:prstGeom>
                  </pic:spPr>
                </pic:pic>
              </a:graphicData>
            </a:graphic>
          </wp:inline>
        </w:drawing>
      </w:r>
    </w:p>
    <w:p w14:paraId="4F74F873" w14:textId="7AC3B706" w:rsidR="00142AAA" w:rsidRDefault="001A17D8" w:rsidP="001A17D8">
      <w:pPr>
        <w:pStyle w:val="Caption"/>
        <w:jc w:val="center"/>
      </w:pPr>
      <w:bookmarkStart w:id="128" w:name="_Toc121156799"/>
      <w:r>
        <w:t xml:space="preserve">Figure </w:t>
      </w:r>
      <w:fldSimple w:instr=" SEQ Figure \* ARABIC ">
        <w:r w:rsidR="009C0A66">
          <w:rPr>
            <w:noProof/>
          </w:rPr>
          <w:t>24</w:t>
        </w:r>
      </w:fldSimple>
      <w:r>
        <w:t xml:space="preserve"> Setting the Parameters</w:t>
      </w:r>
      <w:bookmarkEnd w:id="128"/>
    </w:p>
    <w:p w14:paraId="1BD25CA4" w14:textId="16CAC5C1" w:rsidR="001A17D8" w:rsidRDefault="001A17D8" w:rsidP="00A169C2">
      <w:pPr>
        <w:pStyle w:val="Textcontent"/>
      </w:pPr>
      <w:r w:rsidRPr="00157998">
        <w:t xml:space="preserve">To follow the simulation, the user should look at the monitor system window. There, the salad time is </w:t>
      </w:r>
      <w:r w:rsidR="007A0CC3" w:rsidRPr="00157998">
        <w:t>shown</w:t>
      </w:r>
      <w:r w:rsidRPr="00157998">
        <w:t>, the current</w:t>
      </w:r>
      <w:r>
        <w:t xml:space="preserve"> parameter values are shown</w:t>
      </w:r>
      <w:r w:rsidRPr="00157998">
        <w:t>, and the actuator</w:t>
      </w:r>
      <w:r>
        <w:t>s that are</w:t>
      </w:r>
      <w:r w:rsidRPr="00157998">
        <w:t xml:space="preserve"> being </w:t>
      </w:r>
      <w:r>
        <w:t xml:space="preserve">turned </w:t>
      </w:r>
      <w:r w:rsidRPr="00157998">
        <w:lastRenderedPageBreak/>
        <w:t>on or off. After the predefined simulation is over, the time stops</w:t>
      </w:r>
      <w:r>
        <w:t>,</w:t>
      </w:r>
      <w:r w:rsidRPr="00157998">
        <w:t xml:space="preserve"> and </w:t>
      </w:r>
      <w:r>
        <w:t xml:space="preserve">a report can be generated, or </w:t>
      </w:r>
      <w:r w:rsidRPr="00157998">
        <w:t>another simulation can be started.</w:t>
      </w:r>
    </w:p>
    <w:p w14:paraId="06D3C2E6" w14:textId="0B8C0A65" w:rsidR="001A17D8" w:rsidRPr="00A169C2" w:rsidRDefault="001A17D8" w:rsidP="00A169C2">
      <w:pPr>
        <w:pStyle w:val="Textcontent"/>
      </w:pPr>
      <w:r>
        <w:t xml:space="preserve">To generate a report, the user </w:t>
      </w:r>
      <w:r w:rsidR="007A0CC3">
        <w:t>must</w:t>
      </w:r>
      <w:r>
        <w:t xml:space="preserve"> switch to the Reports tab (Figure 26). There, he </w:t>
      </w:r>
      <w:r w:rsidR="007A0CC3">
        <w:t>must</w:t>
      </w:r>
      <w:r>
        <w:t xml:space="preserve"> type in </w:t>
      </w:r>
      <w:proofErr w:type="gramStart"/>
      <w:r>
        <w:t>a start</w:t>
      </w:r>
      <w:proofErr w:type="gramEnd"/>
      <w:r>
        <w:t xml:space="preserve"> day and a final day for the report. Then, he must specify for which parameter he wants </w:t>
      </w:r>
      <w:r w:rsidRPr="00A169C2">
        <w:t>to generate a report for. When pressing the GENERATE button, a pdf is generated with the corresponding graph that shows the changes through this time interval.</w:t>
      </w:r>
    </w:p>
    <w:p w14:paraId="314741C5" w14:textId="0DC0519C" w:rsidR="00142AAA" w:rsidRDefault="001A17D8" w:rsidP="00142AAA">
      <w:pPr>
        <w:keepNext/>
        <w:jc w:val="center"/>
      </w:pPr>
      <w:r>
        <w:rPr>
          <w:noProof/>
        </w:rPr>
        <w:drawing>
          <wp:inline distT="0" distB="0" distL="0" distR="0" wp14:anchorId="26078D37" wp14:editId="2F800102">
            <wp:extent cx="5731510" cy="2934970"/>
            <wp:effectExtent l="0" t="0" r="2540" b="0"/>
            <wp:docPr id="43" name="Picture 4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10;&#10;Description automatically generated with medium confidence"/>
                    <pic:cNvPicPr/>
                  </pic:nvPicPr>
                  <pic:blipFill>
                    <a:blip r:embed="rId49"/>
                    <a:stretch>
                      <a:fillRect/>
                    </a:stretch>
                  </pic:blipFill>
                  <pic:spPr>
                    <a:xfrm>
                      <a:off x="0" y="0"/>
                      <a:ext cx="5731510" cy="2934970"/>
                    </a:xfrm>
                    <a:prstGeom prst="rect">
                      <a:avLst/>
                    </a:prstGeom>
                  </pic:spPr>
                </pic:pic>
              </a:graphicData>
            </a:graphic>
          </wp:inline>
        </w:drawing>
      </w:r>
    </w:p>
    <w:p w14:paraId="15B2FE22" w14:textId="4A0CA145" w:rsidR="00142AAA" w:rsidRDefault="00142AAA" w:rsidP="00142AAA">
      <w:pPr>
        <w:pStyle w:val="Caption"/>
        <w:jc w:val="center"/>
      </w:pPr>
      <w:bookmarkStart w:id="129" w:name="_Toc121156800"/>
      <w:r>
        <w:t xml:space="preserve">Figure </w:t>
      </w:r>
      <w:fldSimple w:instr=" SEQ Figure \* ARABIC ">
        <w:r w:rsidR="009C0A66">
          <w:rPr>
            <w:noProof/>
          </w:rPr>
          <w:t>25</w:t>
        </w:r>
      </w:fldSimple>
      <w:r>
        <w:t xml:space="preserve"> Generate Report Window</w:t>
      </w:r>
      <w:bookmarkEnd w:id="129"/>
    </w:p>
    <w:p w14:paraId="18D14C47" w14:textId="316D264B" w:rsidR="001A17D8" w:rsidRPr="001A17D8" w:rsidRDefault="001A17D8" w:rsidP="00A169C2">
      <w:pPr>
        <w:pStyle w:val="Textcontent"/>
      </w:pPr>
      <w:r>
        <w:t>In case the user indicates days that do not follow these conventions, no report gets generated. (Figure 27)</w:t>
      </w:r>
    </w:p>
    <w:p w14:paraId="0ECC107B" w14:textId="77777777" w:rsidR="00142AAA" w:rsidRDefault="00142AAA" w:rsidP="00142AAA">
      <w:pPr>
        <w:keepNext/>
        <w:jc w:val="center"/>
      </w:pPr>
      <w:r>
        <w:rPr>
          <w:noProof/>
        </w:rPr>
        <w:drawing>
          <wp:inline distT="0" distB="0" distL="0" distR="0" wp14:anchorId="1C223FA6" wp14:editId="68F07834">
            <wp:extent cx="5731510" cy="2661285"/>
            <wp:effectExtent l="0" t="0" r="2540" b="5715"/>
            <wp:docPr id="41" name="Picture 4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10;&#10;Description automatically generated"/>
                    <pic:cNvPicPr/>
                  </pic:nvPicPr>
                  <pic:blipFill>
                    <a:blip r:embed="rId50"/>
                    <a:stretch>
                      <a:fillRect/>
                    </a:stretch>
                  </pic:blipFill>
                  <pic:spPr>
                    <a:xfrm>
                      <a:off x="0" y="0"/>
                      <a:ext cx="5731510" cy="2661285"/>
                    </a:xfrm>
                    <a:prstGeom prst="rect">
                      <a:avLst/>
                    </a:prstGeom>
                  </pic:spPr>
                </pic:pic>
              </a:graphicData>
            </a:graphic>
          </wp:inline>
        </w:drawing>
      </w:r>
    </w:p>
    <w:p w14:paraId="45A10604" w14:textId="3A375EE8" w:rsidR="00142AAA" w:rsidRDefault="00142AAA" w:rsidP="00142AAA">
      <w:pPr>
        <w:pStyle w:val="Caption"/>
        <w:jc w:val="center"/>
      </w:pPr>
      <w:bookmarkStart w:id="130" w:name="_Toc121156801"/>
      <w:r>
        <w:t xml:space="preserve">Figure </w:t>
      </w:r>
      <w:fldSimple w:instr=" SEQ Figure \* ARABIC ">
        <w:r w:rsidR="009C0A66">
          <w:rPr>
            <w:noProof/>
          </w:rPr>
          <w:t>26</w:t>
        </w:r>
      </w:fldSimple>
      <w:r>
        <w:t xml:space="preserve"> Invalid Input Alert</w:t>
      </w:r>
      <w:bookmarkEnd w:id="130"/>
    </w:p>
    <w:p w14:paraId="27E8B64B" w14:textId="29AAD84D" w:rsidR="00F23E97" w:rsidRDefault="00F23E97" w:rsidP="00A169C2">
      <w:pPr>
        <w:pStyle w:val="Textcontent"/>
      </w:pPr>
      <w:r>
        <w:t>After the desired reports are generated, the simulation can be started again.</w:t>
      </w:r>
    </w:p>
    <w:p w14:paraId="37DAB4D4" w14:textId="77777777" w:rsidR="009C0A66" w:rsidRDefault="009C0A66" w:rsidP="009C0A66">
      <w:pPr>
        <w:pStyle w:val="Textcontent"/>
        <w:keepNext/>
      </w:pPr>
      <w:r w:rsidRPr="009C0A66">
        <w:rPr>
          <w:noProof/>
        </w:rPr>
        <w:lastRenderedPageBreak/>
        <w:drawing>
          <wp:inline distT="0" distB="0" distL="0" distR="0" wp14:anchorId="19FB65CD" wp14:editId="4CFA0E81">
            <wp:extent cx="4911242" cy="4602879"/>
            <wp:effectExtent l="0" t="0" r="381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51">
                      <a:extLst>
                        <a:ext uri="{28A0092B-C50C-407E-A947-70E740481C1C}">
                          <a14:useLocalDpi xmlns:a14="http://schemas.microsoft.com/office/drawing/2010/main" val="0"/>
                        </a:ext>
                      </a:extLst>
                    </a:blip>
                    <a:stretch>
                      <a:fillRect/>
                    </a:stretch>
                  </pic:blipFill>
                  <pic:spPr>
                    <a:xfrm>
                      <a:off x="0" y="0"/>
                      <a:ext cx="4911242" cy="4602879"/>
                    </a:xfrm>
                    <a:prstGeom prst="rect">
                      <a:avLst/>
                    </a:prstGeom>
                  </pic:spPr>
                </pic:pic>
              </a:graphicData>
            </a:graphic>
          </wp:inline>
        </w:drawing>
      </w:r>
    </w:p>
    <w:p w14:paraId="1A38CB55" w14:textId="0FC393BF" w:rsidR="009C0A66" w:rsidRDefault="009C0A66" w:rsidP="009C0A66">
      <w:pPr>
        <w:pStyle w:val="Caption"/>
        <w:jc w:val="center"/>
      </w:pPr>
      <w:bookmarkStart w:id="131" w:name="_Toc121156802"/>
      <w:r>
        <w:t xml:space="preserve">Figure </w:t>
      </w:r>
      <w:fldSimple w:instr=" SEQ Figure \* ARABIC ">
        <w:r>
          <w:rPr>
            <w:noProof/>
          </w:rPr>
          <w:t>27</w:t>
        </w:r>
      </w:fldSimple>
      <w:r>
        <w:t xml:space="preserve"> Example of a report</w:t>
      </w:r>
      <w:bookmarkEnd w:id="131"/>
    </w:p>
    <w:p w14:paraId="647FF9A9" w14:textId="6CA6C71B" w:rsidR="00F23E97" w:rsidRPr="00F23E97" w:rsidRDefault="00F23E97" w:rsidP="00A169C2">
      <w:pPr>
        <w:pStyle w:val="Textcontent"/>
      </w:pPr>
      <w:r>
        <w:t xml:space="preserve">In case of </w:t>
      </w:r>
      <w:r w:rsidR="009C0A66">
        <w:t xml:space="preserve">abnormalities </w:t>
      </w:r>
      <w:r>
        <w:t>during the simulation, the admin gets notified by a window that would pop up</w:t>
      </w:r>
      <w:r w:rsidR="009C0A66">
        <w:t xml:space="preserve"> called Alert</w:t>
      </w:r>
      <w:r>
        <w:t>. After the admin acknowledges the problem and fixes it, the simulation continues.</w:t>
      </w:r>
    </w:p>
    <w:p w14:paraId="2FE0EC7B" w14:textId="0D7286F5" w:rsidR="00192E7A" w:rsidRDefault="00192E7A" w:rsidP="00511447">
      <w:pPr>
        <w:pStyle w:val="Subtitle"/>
      </w:pPr>
      <w:bookmarkStart w:id="132" w:name="_Toc121156765"/>
      <w:r>
        <w:t>5.</w:t>
      </w:r>
      <w:r w:rsidR="0037627E">
        <w:t>3</w:t>
      </w:r>
      <w:r>
        <w:t xml:space="preserve"> Description of Packages</w:t>
      </w:r>
      <w:bookmarkEnd w:id="132"/>
    </w:p>
    <w:p w14:paraId="397C1EC2" w14:textId="20C32C32" w:rsidR="0002774F" w:rsidRPr="0002774F" w:rsidRDefault="0002774F" w:rsidP="00A169C2">
      <w:pPr>
        <w:pStyle w:val="Textcontent"/>
      </w:pPr>
      <w:r w:rsidRPr="0002774F">
        <w:t>The GUI package is the graphical user interface. This allows the user to interact with the system.</w:t>
      </w:r>
      <w:r w:rsidR="00DD6E01">
        <w:t xml:space="preserve"> This can be seen in</w:t>
      </w:r>
      <w:r w:rsidR="007A0CC3">
        <w:t xml:space="preserve"> </w:t>
      </w:r>
      <w:r w:rsidR="007A0CC3">
        <w:fldChar w:fldCharType="begin"/>
      </w:r>
      <w:r w:rsidR="007A0CC3">
        <w:instrText xml:space="preserve"> REF _Ref121151060 \h </w:instrText>
      </w:r>
      <w:r w:rsidR="007A0CC3">
        <w:fldChar w:fldCharType="separate"/>
      </w:r>
      <w:r w:rsidR="007A0CC3">
        <w:t xml:space="preserve">Figure </w:t>
      </w:r>
      <w:r w:rsidR="007A0CC3">
        <w:rPr>
          <w:noProof/>
        </w:rPr>
        <w:t>18</w:t>
      </w:r>
      <w:r w:rsidR="007A0CC3">
        <w:fldChar w:fldCharType="end"/>
      </w:r>
      <w:r w:rsidR="00DD6E01">
        <w:t>.</w:t>
      </w:r>
    </w:p>
    <w:p w14:paraId="69B4C4C0" w14:textId="58E1FF62" w:rsidR="0002774F" w:rsidRPr="0002774F" w:rsidRDefault="0002774F" w:rsidP="00A169C2">
      <w:pPr>
        <w:pStyle w:val="Textcontent"/>
      </w:pPr>
      <w:r w:rsidRPr="0002774F">
        <w:t xml:space="preserve">The </w:t>
      </w:r>
      <w:proofErr w:type="spellStart"/>
      <w:r w:rsidRPr="0002774F">
        <w:t>EnvironmentSimulator</w:t>
      </w:r>
      <w:proofErr w:type="spellEnd"/>
      <w:r w:rsidRPr="0002774F">
        <w:t xml:space="preserve"> is the package that is used to simulate a pretend environment. This would not be a package used in a real-life application of this prototype, as they would not need fake data and time changes.</w:t>
      </w:r>
      <w:r w:rsidR="00DD6E01">
        <w:t xml:space="preserve"> This can be seen in </w:t>
      </w:r>
      <w:r w:rsidR="007A0CC3">
        <w:fldChar w:fldCharType="begin"/>
      </w:r>
      <w:r w:rsidR="007A0CC3">
        <w:instrText xml:space="preserve"> REF _Ref121151080 \h </w:instrText>
      </w:r>
      <w:r w:rsidR="007A0CC3">
        <w:fldChar w:fldCharType="separate"/>
      </w:r>
      <w:r w:rsidR="007A0CC3">
        <w:t xml:space="preserve">Figure </w:t>
      </w:r>
      <w:r w:rsidR="007A0CC3">
        <w:rPr>
          <w:noProof/>
        </w:rPr>
        <w:t>17</w:t>
      </w:r>
      <w:r w:rsidR="007A0CC3">
        <w:fldChar w:fldCharType="end"/>
      </w:r>
      <w:r w:rsidR="00DD6E01">
        <w:t>.</w:t>
      </w:r>
    </w:p>
    <w:p w14:paraId="0824A76C" w14:textId="496F740E" w:rsidR="00147593" w:rsidRDefault="0002774F" w:rsidP="00A169C2">
      <w:pPr>
        <w:pStyle w:val="Textcontent"/>
      </w:pPr>
      <w:r w:rsidRPr="0002774F">
        <w:t xml:space="preserve">The </w:t>
      </w:r>
      <w:proofErr w:type="spellStart"/>
      <w:r w:rsidRPr="0002774F">
        <w:t>ControlSystem</w:t>
      </w:r>
      <w:proofErr w:type="spellEnd"/>
      <w:r w:rsidRPr="0002774F">
        <w:t xml:space="preserve"> package connects everything else with the database. It also updates the parameters in the database.</w:t>
      </w:r>
      <w:r w:rsidR="007A0CC3">
        <w:t xml:space="preserve"> This can be seen in </w:t>
      </w:r>
      <w:r w:rsidR="007A0CC3">
        <w:fldChar w:fldCharType="begin"/>
      </w:r>
      <w:r w:rsidR="007A0CC3">
        <w:instrText xml:space="preserve"> REF _Ref121151125 \h </w:instrText>
      </w:r>
      <w:r w:rsidR="007A0CC3">
        <w:fldChar w:fldCharType="separate"/>
      </w:r>
      <w:r w:rsidR="007A0CC3">
        <w:t xml:space="preserve">Figure </w:t>
      </w:r>
      <w:r w:rsidR="007A0CC3">
        <w:rPr>
          <w:noProof/>
        </w:rPr>
        <w:t>15</w:t>
      </w:r>
      <w:r w:rsidR="007A0CC3">
        <w:fldChar w:fldCharType="end"/>
      </w:r>
      <w:r w:rsidR="007A0CC3">
        <w:t>.</w:t>
      </w:r>
    </w:p>
    <w:p w14:paraId="53C41161" w14:textId="77777777" w:rsidR="00147593" w:rsidRDefault="00147593">
      <w:pPr>
        <w:rPr>
          <w:rFonts w:ascii="Times New Roman" w:hAnsi="Times New Roman" w:cs="Times New Roman"/>
          <w:lang w:val="en-US"/>
        </w:rPr>
      </w:pPr>
      <w:r>
        <w:br w:type="page"/>
      </w:r>
    </w:p>
    <w:p w14:paraId="133C99D0" w14:textId="6B2E8FBF" w:rsidR="00192E7A" w:rsidRDefault="00192E7A" w:rsidP="00511447">
      <w:pPr>
        <w:pStyle w:val="Subtitle"/>
      </w:pPr>
      <w:bookmarkStart w:id="133" w:name="_Toc121156766"/>
      <w:r>
        <w:lastRenderedPageBreak/>
        <w:t>5.</w:t>
      </w:r>
      <w:r w:rsidR="0037627E">
        <w:t>4</w:t>
      </w:r>
      <w:r>
        <w:t xml:space="preserve"> Description of Classes</w:t>
      </w:r>
      <w:bookmarkEnd w:id="133"/>
    </w:p>
    <w:p w14:paraId="087A540B" w14:textId="3AE540A7" w:rsidR="0002774F" w:rsidRPr="0002774F" w:rsidRDefault="0002774F" w:rsidP="00A169C2">
      <w:pPr>
        <w:pStyle w:val="Textcontent"/>
      </w:pPr>
      <w:bookmarkStart w:id="134" w:name="_Hlk120094458"/>
      <w:r w:rsidRPr="0002774F">
        <w:t>The more important classes in some detail:</w:t>
      </w:r>
    </w:p>
    <w:p w14:paraId="7207A031" w14:textId="7AD2EA7A" w:rsidR="0002774F" w:rsidRPr="0002774F" w:rsidRDefault="0002774F" w:rsidP="0002774F">
      <w:pPr>
        <w:rPr>
          <w:rFonts w:ascii="Times New Roman" w:hAnsi="Times New Roman" w:cs="Times New Roman"/>
          <w:b/>
          <w:bCs/>
        </w:rPr>
      </w:pPr>
      <w:proofErr w:type="spellStart"/>
      <w:r w:rsidRPr="0002774F">
        <w:rPr>
          <w:rFonts w:ascii="Times New Roman" w:hAnsi="Times New Roman" w:cs="Times New Roman"/>
          <w:b/>
          <w:bCs/>
          <w:color w:val="2F5496" w:themeColor="accent1" w:themeShade="BF"/>
        </w:rPr>
        <w:t>ControlSystem</w:t>
      </w:r>
      <w:proofErr w:type="spellEnd"/>
      <w:r w:rsidRPr="0002774F">
        <w:rPr>
          <w:rFonts w:ascii="Times New Roman" w:hAnsi="Times New Roman" w:cs="Times New Roman"/>
          <w:b/>
          <w:bCs/>
        </w:rPr>
        <w:t xml:space="preserve"> </w:t>
      </w:r>
      <w:r w:rsidRPr="0002774F">
        <w:rPr>
          <w:rFonts w:ascii="Times New Roman" w:hAnsi="Times New Roman" w:cs="Times New Roman"/>
          <w:b/>
          <w:bCs/>
          <w:color w:val="2F5496" w:themeColor="accent1" w:themeShade="BF"/>
        </w:rPr>
        <w:t>package</w:t>
      </w:r>
    </w:p>
    <w:p w14:paraId="29997349" w14:textId="77777777" w:rsidR="0002774F" w:rsidRPr="0002774F" w:rsidRDefault="0002774F" w:rsidP="00A169C2">
      <w:pPr>
        <w:pStyle w:val="Textcontent"/>
      </w:pPr>
      <w:r w:rsidRPr="0002774F">
        <w:t xml:space="preserve">The JDBC class is used to create the connection with the database. It also contains some HQL queries. </w:t>
      </w:r>
    </w:p>
    <w:p w14:paraId="7EE8782E" w14:textId="561D6D7B" w:rsidR="0002774F" w:rsidRPr="0002774F" w:rsidRDefault="0002774F" w:rsidP="00A169C2">
      <w:pPr>
        <w:pStyle w:val="Textcontent"/>
      </w:pPr>
      <w:r w:rsidRPr="0002774F">
        <w:t xml:space="preserve">The </w:t>
      </w:r>
      <w:proofErr w:type="spellStart"/>
      <w:r w:rsidRPr="0002774F">
        <w:t>InputParameters</w:t>
      </w:r>
      <w:proofErr w:type="spellEnd"/>
      <w:r w:rsidRPr="0002774F">
        <w:t xml:space="preserve"> </w:t>
      </w:r>
      <w:r w:rsidR="00EB34F9">
        <w:t>package</w:t>
      </w:r>
      <w:r w:rsidRPr="0002774F">
        <w:t xml:space="preserve"> contains three entity classes that will be stored in the database. They hold the ranges for the parameters. It also contains a singleton class for processing the input parameters. This will get all the input parameters from the database. If the new values from the database are valid it updates an entity that holds the ranges of a parameter, measurement intervals and a special parameter. This class also initializes the </w:t>
      </w:r>
      <w:proofErr w:type="spellStart"/>
      <w:r w:rsidRPr="0002774F">
        <w:t>otherParametersMap</w:t>
      </w:r>
      <w:proofErr w:type="spellEnd"/>
      <w:r w:rsidRPr="0002774F">
        <w:t xml:space="preserve">. If the database doesn't contain values for that parameter type it sets a default value of 0. It initializes the </w:t>
      </w:r>
      <w:proofErr w:type="spellStart"/>
      <w:proofErr w:type="gramStart"/>
      <w:r w:rsidRPr="0002774F">
        <w:t>measurementIntervalList</w:t>
      </w:r>
      <w:proofErr w:type="spellEnd"/>
      <w:proofErr w:type="gramEnd"/>
      <w:r w:rsidRPr="0002774F">
        <w:t xml:space="preserve"> and the </w:t>
      </w:r>
      <w:proofErr w:type="spellStart"/>
      <w:r w:rsidRPr="0002774F">
        <w:t>environmentPropertyParameterList</w:t>
      </w:r>
      <w:proofErr w:type="spellEnd"/>
      <w:r w:rsidRPr="0002774F">
        <w:t xml:space="preserve"> with values from the database. If the database does not contain values for these parameter types, it also initializes them with 0. Then it saves </w:t>
      </w:r>
      <w:r w:rsidR="00FA54FF" w:rsidRPr="0002774F">
        <w:t>all</w:t>
      </w:r>
      <w:r w:rsidRPr="0002774F">
        <w:t xml:space="preserve"> the parameters into the database.</w:t>
      </w:r>
    </w:p>
    <w:p w14:paraId="3757738C" w14:textId="1A8674A9" w:rsidR="0002774F" w:rsidRDefault="0002774F" w:rsidP="00A169C2">
      <w:pPr>
        <w:pStyle w:val="Textcontent"/>
      </w:pPr>
      <w:r w:rsidRPr="0002774F">
        <w:t xml:space="preserve">The </w:t>
      </w:r>
      <w:proofErr w:type="spellStart"/>
      <w:r w:rsidRPr="0002774F">
        <w:t>EnvironmentControllers</w:t>
      </w:r>
      <w:proofErr w:type="spellEnd"/>
      <w:r w:rsidRPr="0002774F">
        <w:t xml:space="preserve"> </w:t>
      </w:r>
      <w:r w:rsidR="00FA54FF">
        <w:t>package</w:t>
      </w:r>
      <w:r w:rsidRPr="0002774F">
        <w:t xml:space="preserve"> contains a</w:t>
      </w:r>
      <w:r w:rsidR="00FA54FF">
        <w:t xml:space="preserve"> class named Controller. </w:t>
      </w:r>
      <w:r w:rsidRPr="0002774F">
        <w:t xml:space="preserve">It is called when a second passed. If the system is not in a special state, and if the crops are not ready to be harvested yet, it performs check for parameters in the balanced state and for devices in the balancing state. The </w:t>
      </w:r>
      <w:proofErr w:type="spellStart"/>
      <w:r w:rsidRPr="0002774F">
        <w:t>EnvironmentControllers</w:t>
      </w:r>
      <w:proofErr w:type="spellEnd"/>
      <w:r w:rsidRPr="0002774F">
        <w:t xml:space="preserve"> </w:t>
      </w:r>
      <w:r w:rsidR="00FA54FF">
        <w:t>package</w:t>
      </w:r>
      <w:r w:rsidRPr="0002774F">
        <w:t xml:space="preserve"> has a class for the data collection state</w:t>
      </w:r>
      <w:r w:rsidR="00FA54FF">
        <w:t xml:space="preserve"> called </w:t>
      </w:r>
      <w:proofErr w:type="spellStart"/>
      <w:r w:rsidR="00FA54FF">
        <w:t>DataCollector</w:t>
      </w:r>
      <w:proofErr w:type="spellEnd"/>
      <w:r w:rsidRPr="0002774F">
        <w:t>. This class just calls functions from the environment simulator. Its only job is to collect data without processing it. There is also a class that corresponds to the balancing state</w:t>
      </w:r>
      <w:r w:rsidR="00FA54FF">
        <w:t xml:space="preserve"> called </w:t>
      </w:r>
      <w:proofErr w:type="spellStart"/>
      <w:r w:rsidR="00FA54FF">
        <w:t>EnvironmentBalancer</w:t>
      </w:r>
      <w:proofErr w:type="spellEnd"/>
      <w:r w:rsidRPr="0002774F">
        <w:t>. This balances the parameters that are given by turning on and off the actuator</w:t>
      </w:r>
      <w:r w:rsidR="00FA54FF">
        <w:t>s depending on the measurements taken and the target values set by the administrator</w:t>
      </w:r>
      <w:r w:rsidRPr="0002774F">
        <w:t xml:space="preserve">. It looks at the time intervals set in the </w:t>
      </w:r>
      <w:proofErr w:type="spellStart"/>
      <w:r w:rsidRPr="0002774F">
        <w:t>intervalBalancingState</w:t>
      </w:r>
      <w:proofErr w:type="spellEnd"/>
      <w:r w:rsidRPr="0002774F">
        <w:t xml:space="preserve"> field of the parameter. It tries to bring the values to the average of the </w:t>
      </w:r>
      <w:proofErr w:type="gramStart"/>
      <w:r w:rsidRPr="0002774F">
        <w:t>min</w:t>
      </w:r>
      <w:proofErr w:type="gramEnd"/>
      <w:r w:rsidRPr="0002774F">
        <w:t xml:space="preserve"> and max range. If a parameter is balanced it removes it from the list. The </w:t>
      </w:r>
      <w:proofErr w:type="spellStart"/>
      <w:r w:rsidRPr="0002774F">
        <w:t>EnvironmentControllers</w:t>
      </w:r>
      <w:proofErr w:type="spellEnd"/>
      <w:r w:rsidRPr="0002774F">
        <w:t xml:space="preserve"> </w:t>
      </w:r>
      <w:r w:rsidR="00FA54FF">
        <w:t>package</w:t>
      </w:r>
      <w:r w:rsidRPr="0002774F">
        <w:t xml:space="preserve"> also has a singleton class corresponding to the balanced state</w:t>
      </w:r>
      <w:r w:rsidR="00FA54FF">
        <w:t>, called Sentinel</w:t>
      </w:r>
      <w:r w:rsidRPr="0002774F">
        <w:t xml:space="preserve">. It is called periodically to check whether parameters need to be balanced. It does the check at intervals set in the </w:t>
      </w:r>
      <w:proofErr w:type="spellStart"/>
      <w:r w:rsidRPr="0002774F">
        <w:t>intervalBalanced</w:t>
      </w:r>
      <w:proofErr w:type="spellEnd"/>
      <w:r w:rsidRPr="0002774F">
        <w:t xml:space="preserve"> field. Checks if the current value measured by the sensor is between the normal ranges given and if the salad should be harvested.</w:t>
      </w:r>
      <w:r w:rsidR="00FA54FF">
        <w:t xml:space="preserve"> If the values are not in the normal ranges, it adds to the list of parameters that need to be balanced by the balancer</w:t>
      </w:r>
      <w:r w:rsidR="00811111">
        <w:t>.</w:t>
      </w:r>
    </w:p>
    <w:p w14:paraId="333638F5" w14:textId="39137D06" w:rsidR="00811111" w:rsidRDefault="00811111" w:rsidP="00A169C2">
      <w:pPr>
        <w:pStyle w:val="Textcontent"/>
      </w:pPr>
      <w:r>
        <w:t xml:space="preserve">The Reporting package has the logic to generate reports. The </w:t>
      </w:r>
      <w:proofErr w:type="spellStart"/>
      <w:r>
        <w:t>ReportGenerator</w:t>
      </w:r>
      <w:proofErr w:type="spellEnd"/>
      <w:r>
        <w:t xml:space="preserve"> class processes the input sent by the GUI, retrieves the data using the </w:t>
      </w:r>
      <w:proofErr w:type="spellStart"/>
      <w:r>
        <w:t>HSQLQueries</w:t>
      </w:r>
      <w:proofErr w:type="spellEnd"/>
      <w:r>
        <w:t xml:space="preserve"> class, and builds a Jasper Report whose template is in the resources in the </w:t>
      </w:r>
      <w:proofErr w:type="spellStart"/>
      <w:r>
        <w:t>ReportTemplates</w:t>
      </w:r>
      <w:proofErr w:type="spellEnd"/>
      <w:r>
        <w:t xml:space="preserve"> folder. It saves the generated file in a pdf in a </w:t>
      </w:r>
      <w:proofErr w:type="spellStart"/>
      <w:r>
        <w:t>GeneratedReports</w:t>
      </w:r>
      <w:proofErr w:type="spellEnd"/>
      <w:r>
        <w:t xml:space="preserve"> file.</w:t>
      </w:r>
    </w:p>
    <w:p w14:paraId="3BB021E7" w14:textId="6F1162C6" w:rsidR="00811111" w:rsidRDefault="00811111" w:rsidP="00A169C2">
      <w:pPr>
        <w:pStyle w:val="Textcontent"/>
      </w:pPr>
    </w:p>
    <w:p w14:paraId="09072731" w14:textId="77777777" w:rsidR="00811111" w:rsidRPr="0002774F" w:rsidRDefault="00811111" w:rsidP="00A169C2">
      <w:pPr>
        <w:pStyle w:val="Textcontent"/>
      </w:pPr>
    </w:p>
    <w:p w14:paraId="30F89EFF" w14:textId="77777777" w:rsidR="0002774F" w:rsidRPr="0002774F" w:rsidRDefault="0002774F" w:rsidP="0002774F">
      <w:pPr>
        <w:rPr>
          <w:rFonts w:ascii="Times New Roman" w:hAnsi="Times New Roman" w:cs="Times New Roman"/>
          <w:b/>
          <w:bCs/>
        </w:rPr>
      </w:pPr>
      <w:proofErr w:type="spellStart"/>
      <w:r w:rsidRPr="0002774F">
        <w:rPr>
          <w:rFonts w:ascii="Times New Roman" w:hAnsi="Times New Roman" w:cs="Times New Roman"/>
          <w:b/>
          <w:bCs/>
          <w:color w:val="2F5496" w:themeColor="accent1" w:themeShade="BF"/>
        </w:rPr>
        <w:t>SystemConfiguration</w:t>
      </w:r>
      <w:proofErr w:type="spellEnd"/>
      <w:r w:rsidRPr="0002774F">
        <w:rPr>
          <w:rFonts w:ascii="Times New Roman" w:hAnsi="Times New Roman" w:cs="Times New Roman"/>
          <w:b/>
          <w:bCs/>
          <w:color w:val="2F5496" w:themeColor="accent1" w:themeShade="BF"/>
        </w:rPr>
        <w:t xml:space="preserve"> package</w:t>
      </w:r>
    </w:p>
    <w:p w14:paraId="4CF86E02" w14:textId="1E27F9FD" w:rsidR="0002774F" w:rsidRPr="0002774F" w:rsidRDefault="0002774F" w:rsidP="00A169C2">
      <w:pPr>
        <w:pStyle w:val="Textcontent"/>
      </w:pPr>
      <w:r w:rsidRPr="0002774F">
        <w:t xml:space="preserve">This </w:t>
      </w:r>
      <w:r w:rsidR="00FA54FF">
        <w:t xml:space="preserve">package contains logic to read the system parameters from the </w:t>
      </w:r>
      <w:proofErr w:type="spellStart"/>
      <w:r w:rsidR="00FA54FF">
        <w:t>app.conf</w:t>
      </w:r>
      <w:proofErr w:type="spellEnd"/>
      <w:r w:rsidR="00FA54FF">
        <w:t xml:space="preserve"> file and from the environment variables.</w:t>
      </w:r>
      <w:r w:rsidRPr="0002774F">
        <w:t xml:space="preserve"> </w:t>
      </w:r>
      <w:r w:rsidR="00EB34F9">
        <w:t>Beside the class it contains an enumeration too, that the matches the names of the parameters to the values in the config file</w:t>
      </w:r>
    </w:p>
    <w:p w14:paraId="71A1269A" w14:textId="77777777" w:rsidR="0002774F" w:rsidRPr="0002774F" w:rsidRDefault="0002774F" w:rsidP="0002774F">
      <w:pPr>
        <w:rPr>
          <w:rFonts w:ascii="Times New Roman" w:hAnsi="Times New Roman" w:cs="Times New Roman"/>
          <w:b/>
          <w:bCs/>
          <w:color w:val="2F5496" w:themeColor="accent1" w:themeShade="BF"/>
        </w:rPr>
      </w:pPr>
      <w:proofErr w:type="spellStart"/>
      <w:r w:rsidRPr="0002774F">
        <w:rPr>
          <w:rFonts w:ascii="Times New Roman" w:hAnsi="Times New Roman" w:cs="Times New Roman"/>
          <w:b/>
          <w:bCs/>
          <w:color w:val="2F5496" w:themeColor="accent1" w:themeShade="BF"/>
        </w:rPr>
        <w:t>EnvironmentSimulator</w:t>
      </w:r>
      <w:proofErr w:type="spellEnd"/>
      <w:r w:rsidRPr="0002774F">
        <w:rPr>
          <w:rFonts w:ascii="Times New Roman" w:hAnsi="Times New Roman" w:cs="Times New Roman"/>
          <w:b/>
          <w:bCs/>
          <w:color w:val="2F5496" w:themeColor="accent1" w:themeShade="BF"/>
        </w:rPr>
        <w:t xml:space="preserve"> package</w:t>
      </w:r>
    </w:p>
    <w:p w14:paraId="4E52E704" w14:textId="72772D95" w:rsidR="0002774F" w:rsidRPr="0002774F" w:rsidRDefault="0002774F" w:rsidP="00A169C2">
      <w:pPr>
        <w:pStyle w:val="Textcontent"/>
      </w:pPr>
      <w:r w:rsidRPr="0002774F">
        <w:lastRenderedPageBreak/>
        <w:t xml:space="preserve">The Actuator class </w:t>
      </w:r>
      <w:r w:rsidR="00EB34F9">
        <w:t>is a POJO class that helps modelling an actuator that has a strength and a type</w:t>
      </w:r>
      <w:r w:rsidR="00811111">
        <w:t>.</w:t>
      </w:r>
    </w:p>
    <w:p w14:paraId="5D757512" w14:textId="77777777" w:rsidR="0002774F" w:rsidRPr="0002774F" w:rsidRDefault="0002774F" w:rsidP="00A169C2">
      <w:pPr>
        <w:pStyle w:val="Textcontent"/>
      </w:pPr>
      <w:r w:rsidRPr="0002774F">
        <w:t>The Sensor class models the sensors that a hydroponic vertical farm would need to keep the salad plants healthy.</w:t>
      </w:r>
    </w:p>
    <w:p w14:paraId="7E190D99" w14:textId="7CE58E1B" w:rsidR="0002774F" w:rsidRPr="0002774F" w:rsidRDefault="0002774F" w:rsidP="00A169C2">
      <w:pPr>
        <w:pStyle w:val="Textcontent"/>
      </w:pPr>
      <w:r w:rsidRPr="0002774F">
        <w:t xml:space="preserve">The Controller class is the class that runs the environment simulation. It is a class that starts the simulation by saving the values </w:t>
      </w:r>
      <w:r w:rsidR="00EB34F9" w:rsidRPr="0002774F">
        <w:t>entered</w:t>
      </w:r>
      <w:r w:rsidRPr="0002774F">
        <w:t xml:space="preserve"> </w:t>
      </w:r>
      <w:r w:rsidR="00EB34F9">
        <w:t xml:space="preserve">in </w:t>
      </w:r>
      <w:r w:rsidRPr="0002774F">
        <w:t xml:space="preserve">the GUI and creates a new thread so that it can run in parallel with the GUI. The main thread simulates the change of time. It runs the while loop every second (in the life of a salad). Each time it takes a measurement, calls the control </w:t>
      </w:r>
      <w:r w:rsidR="00EB34F9" w:rsidRPr="0002774F">
        <w:t>system,</w:t>
      </w:r>
      <w:r w:rsidRPr="0002774F">
        <w:t xml:space="preserve"> and displays the values to the environment simulation control panel.</w:t>
      </w:r>
    </w:p>
    <w:p w14:paraId="0192E8C9" w14:textId="1550E470" w:rsidR="0002774F" w:rsidRPr="0002774F" w:rsidRDefault="0002774F" w:rsidP="00A169C2">
      <w:pPr>
        <w:pStyle w:val="Textcontent"/>
      </w:pPr>
      <w:r w:rsidRPr="0002774F">
        <w:t xml:space="preserve">The </w:t>
      </w:r>
      <w:proofErr w:type="spellStart"/>
      <w:r w:rsidRPr="0002774F">
        <w:t>EnvironmentSimulator</w:t>
      </w:r>
      <w:proofErr w:type="spellEnd"/>
      <w:r w:rsidRPr="0002774F">
        <w:t xml:space="preserve"> class contains the current state of the environment simulation. It holds data of the measurement values, the time they were measured, the list of actuators and sensors (and their state), growth time, and the simulation duration. It is also responsible for computing the value of the next measurement. This class takes </w:t>
      </w:r>
      <w:r w:rsidR="00EB34F9" w:rsidRPr="0002774F">
        <w:t>measurements</w:t>
      </w:r>
      <w:r w:rsidRPr="0002774F">
        <w:t xml:space="preserve"> for all the sensors and returns a map of them and their measured values. It also takes measurements for only one sensor. It computes the current measurement value by taking </w:t>
      </w:r>
      <w:r w:rsidR="00EB34F9" w:rsidRPr="0002774F">
        <w:t>into</w:t>
      </w:r>
      <w:r w:rsidRPr="0002774F">
        <w:t xml:space="preserve"> consideration the last measured value and the time it was measured, the amount the parameter changes in one second, and the strength of the actuator. The class also sets the amount with which the value of </w:t>
      </w:r>
      <w:r w:rsidR="00EB34F9">
        <w:t>a sensor</w:t>
      </w:r>
      <w:r w:rsidRPr="0002774F">
        <w:t xml:space="preserve"> changes in one second (real life) and the amount with which the actuator tries to counter-act the growth of the parameter. It finds an entity of a device from the list of devices based on its type. The class also initializes the lists of environment devices (actuators and sensors) and the list of last measured values by the default values written in.</w:t>
      </w:r>
    </w:p>
    <w:bookmarkEnd w:id="134"/>
    <w:p w14:paraId="21750282" w14:textId="77777777" w:rsidR="0037627E" w:rsidRDefault="0037627E">
      <w:pPr>
        <w:rPr>
          <w:rFonts w:ascii="Times New Roman" w:eastAsiaTheme="majorEastAsia" w:hAnsi="Times New Roman" w:cs="Times New Roman"/>
          <w:color w:val="2F5496" w:themeColor="accent1" w:themeShade="BF"/>
          <w:sz w:val="32"/>
          <w:szCs w:val="32"/>
          <w:lang w:val="en-US"/>
        </w:rPr>
      </w:pPr>
      <w:r>
        <w:br w:type="page"/>
      </w:r>
    </w:p>
    <w:p w14:paraId="3D405382" w14:textId="4D601464" w:rsidR="0037627E" w:rsidRPr="0037627E" w:rsidRDefault="00147593" w:rsidP="0037627E">
      <w:pPr>
        <w:pStyle w:val="Sectiontitle"/>
      </w:pPr>
      <w:bookmarkStart w:id="135" w:name="_Toc121156767"/>
      <w:r>
        <w:lastRenderedPageBreak/>
        <w:t>6</w:t>
      </w:r>
      <w:r w:rsidR="0037627E">
        <w:t>.</w:t>
      </w:r>
      <w:r w:rsidR="0037627E" w:rsidRPr="0037627E">
        <w:t xml:space="preserve"> Testing</w:t>
      </w:r>
      <w:bookmarkEnd w:id="135"/>
    </w:p>
    <w:p w14:paraId="681F5860" w14:textId="324A083B" w:rsidR="002C32B8" w:rsidRDefault="00147593" w:rsidP="002C32B8">
      <w:pPr>
        <w:pStyle w:val="Subtitle"/>
      </w:pPr>
      <w:bookmarkStart w:id="136" w:name="_Toc121156768"/>
      <w:r>
        <w:t>6</w:t>
      </w:r>
      <w:r w:rsidR="002C32B8">
        <w:t xml:space="preserve">.1 </w:t>
      </w:r>
      <w:r w:rsidR="0037627E">
        <w:t>White-box Testing</w:t>
      </w:r>
      <w:bookmarkEnd w:id="136"/>
    </w:p>
    <w:p w14:paraId="1531AAAB" w14:textId="270C220E" w:rsidR="0037627E" w:rsidRDefault="0037627E" w:rsidP="00A169C2">
      <w:pPr>
        <w:pStyle w:val="Textcontent"/>
      </w:pPr>
      <w:r w:rsidRPr="002C32B8">
        <w:t xml:space="preserve">For white box testing we have tested separate methods and classes on their own. Since the most important package that contains the logic behind the control system is the </w:t>
      </w:r>
      <w:proofErr w:type="spellStart"/>
      <w:r w:rsidRPr="002C32B8">
        <w:t>ControlSystem</w:t>
      </w:r>
      <w:proofErr w:type="spellEnd"/>
      <w:r w:rsidRPr="002C32B8">
        <w:t>, the test cases are targeting the classes mostly from this package.</w:t>
      </w:r>
      <w:r>
        <w:t xml:space="preserve"> We used the Junit framework for these tests.</w:t>
      </w:r>
    </w:p>
    <w:p w14:paraId="178333FA" w14:textId="459FC4A8" w:rsidR="00CA7114" w:rsidRPr="0037627E" w:rsidRDefault="00CA7114" w:rsidP="00A169C2">
      <w:pPr>
        <w:pStyle w:val="Textcontent"/>
      </w:pPr>
      <w:r w:rsidRPr="00CA7114">
        <w:t xml:space="preserve">Having a complex input domain, we partitioned the inputs into valid and invalid ones. Our program makes sure that whenever an invalid input is inserted, a pop-up window will appear, providing the </w:t>
      </w:r>
      <w:proofErr w:type="gramStart"/>
      <w:r w:rsidRPr="00CA7114">
        <w:t>user</w:t>
      </w:r>
      <w:proofErr w:type="gramEnd"/>
      <w:r w:rsidRPr="00CA7114">
        <w:t xml:space="preserve"> some information to help them correct the values. Valid inputs can be further decomposed into equivalence classes. Depending on time, values outside the minimum and maximum range should be balanced. These out-of-range values are in one class and in the other class should be the values where no balancing is needed. However, the out-of-range can be decomposed into below limit and over limit classes. When a value is under the limit, we should increase that value. </w:t>
      </w:r>
      <w:proofErr w:type="spellStart"/>
      <w:r w:rsidRPr="00CA7114">
        <w:t>Similarily</w:t>
      </w:r>
      <w:proofErr w:type="spellEnd"/>
      <w:r w:rsidRPr="00CA7114">
        <w:t>, when a value is over the limit, it should be decreased.</w:t>
      </w:r>
    </w:p>
    <w:p w14:paraId="400F23A1" w14:textId="4715DACA" w:rsidR="0037627E" w:rsidRDefault="00147593" w:rsidP="00966E85">
      <w:pPr>
        <w:pStyle w:val="Subtitle"/>
        <w:outlineLvl w:val="2"/>
      </w:pPr>
      <w:bookmarkStart w:id="137" w:name="_Toc121156769"/>
      <w:r>
        <w:t>6</w:t>
      </w:r>
      <w:r w:rsidR="0037627E">
        <w:t xml:space="preserve">.1.1 </w:t>
      </w:r>
      <w:proofErr w:type="spellStart"/>
      <w:r w:rsidR="00CA7114">
        <w:t>TemperatureControl</w:t>
      </w:r>
      <w:proofErr w:type="spellEnd"/>
      <w:r w:rsidR="00CA7114">
        <w:t xml:space="preserve"> Package Tests</w:t>
      </w:r>
      <w:bookmarkEnd w:id="137"/>
    </w:p>
    <w:p w14:paraId="2B2D6036" w14:textId="063A6320" w:rsidR="00CA7114" w:rsidRPr="00CA7114" w:rsidRDefault="00CA7114" w:rsidP="00582F4A">
      <w:pPr>
        <w:pStyle w:val="Textcontent"/>
      </w:pPr>
      <w:r w:rsidRPr="00CA7114">
        <w:t xml:space="preserve">This package contains a few test cases for controlling the air temperature. Our program uses the same methods for controlling the other parameters, so it is enough to test it on only one parameter, </w:t>
      </w:r>
      <w:proofErr w:type="gramStart"/>
      <w:r w:rsidRPr="00CA7114">
        <w:t>i.e.</w:t>
      </w:r>
      <w:proofErr w:type="gramEnd"/>
      <w:r w:rsidRPr="00CA7114">
        <w:t xml:space="preserve"> air temperature in this case.</w:t>
      </w:r>
    </w:p>
    <w:p w14:paraId="4AD8A94F" w14:textId="10F6F5BE" w:rsidR="007B4A36" w:rsidRPr="007B4A36" w:rsidRDefault="007B4A36" w:rsidP="00A169C2">
      <w:pPr>
        <w:pStyle w:val="Textcontent"/>
      </w:pPr>
      <w:r w:rsidRPr="007B4A36">
        <w:t xml:space="preserve">For testing the methods in the </w:t>
      </w:r>
      <w:proofErr w:type="spellStart"/>
      <w:r w:rsidRPr="007B4A36">
        <w:t>EnvironmentControllers</w:t>
      </w:r>
      <w:proofErr w:type="spellEnd"/>
      <w:r w:rsidRPr="007B4A36">
        <w:t xml:space="preserve"> package, we made a few test classes with several methods, each one checking a certain aspect of the controller. So, in the </w:t>
      </w:r>
      <w:proofErr w:type="spellStart"/>
      <w:r w:rsidRPr="007B4A36">
        <w:t>TemperatureControl</w:t>
      </w:r>
      <w:proofErr w:type="spellEnd"/>
      <w:r w:rsidRPr="007B4A36">
        <w:t xml:space="preserve"> package, we have the following test classes: </w:t>
      </w:r>
      <w:proofErr w:type="spellStart"/>
      <w:r w:rsidRPr="00582F4A">
        <w:rPr>
          <w:color w:val="2F5496" w:themeColor="accent1" w:themeShade="BF"/>
        </w:rPr>
        <w:t>coolingTest</w:t>
      </w:r>
      <w:proofErr w:type="spellEnd"/>
      <w:r w:rsidRPr="00582F4A">
        <w:rPr>
          <w:color w:val="2F5496" w:themeColor="accent1" w:themeShade="BF"/>
        </w:rPr>
        <w:t xml:space="preserve">, </w:t>
      </w:r>
      <w:proofErr w:type="spellStart"/>
      <w:r w:rsidRPr="00582F4A">
        <w:rPr>
          <w:color w:val="2F5496" w:themeColor="accent1" w:themeShade="BF"/>
        </w:rPr>
        <w:t>growthTimeDueTest</w:t>
      </w:r>
      <w:proofErr w:type="spellEnd"/>
      <w:r w:rsidRPr="00582F4A">
        <w:rPr>
          <w:color w:val="2F5496" w:themeColor="accent1" w:themeShade="BF"/>
        </w:rPr>
        <w:t xml:space="preserve">, </w:t>
      </w:r>
      <w:proofErr w:type="spellStart"/>
      <w:r w:rsidRPr="00582F4A">
        <w:rPr>
          <w:color w:val="2F5496" w:themeColor="accent1" w:themeShade="BF"/>
        </w:rPr>
        <w:t>heatingTest</w:t>
      </w:r>
      <w:proofErr w:type="spellEnd"/>
      <w:r w:rsidRPr="00582F4A">
        <w:rPr>
          <w:color w:val="2F5496" w:themeColor="accent1" w:themeShade="BF"/>
        </w:rPr>
        <w:t xml:space="preserve">, </w:t>
      </w:r>
      <w:proofErr w:type="spellStart"/>
      <w:r w:rsidRPr="00582F4A">
        <w:rPr>
          <w:color w:val="2F5496" w:themeColor="accent1" w:themeShade="BF"/>
        </w:rPr>
        <w:t>isActuatorOnTest</w:t>
      </w:r>
      <w:proofErr w:type="spellEnd"/>
      <w:r w:rsidRPr="00582F4A">
        <w:rPr>
          <w:color w:val="2F5496" w:themeColor="accent1" w:themeShade="BF"/>
        </w:rPr>
        <w:t xml:space="preserve"> and </w:t>
      </w:r>
      <w:proofErr w:type="spellStart"/>
      <w:r w:rsidRPr="00582F4A">
        <w:rPr>
          <w:color w:val="2F5496" w:themeColor="accent1" w:themeShade="BF"/>
        </w:rPr>
        <w:t>temperatureStepChangeTest</w:t>
      </w:r>
      <w:proofErr w:type="spellEnd"/>
      <w:r w:rsidR="00582F4A">
        <w:rPr>
          <w:color w:val="2F5496" w:themeColor="accent1" w:themeShade="BF"/>
        </w:rPr>
        <w:t>.</w:t>
      </w:r>
    </w:p>
    <w:p w14:paraId="6F40281A" w14:textId="5B30C15B" w:rsidR="007B4A36" w:rsidRPr="007B4A36" w:rsidRDefault="007B4A36" w:rsidP="00A169C2">
      <w:pPr>
        <w:pStyle w:val="Textcontent"/>
      </w:pPr>
      <w:r w:rsidRPr="007B4A36">
        <w:t xml:space="preserve">The </w:t>
      </w:r>
      <w:proofErr w:type="spellStart"/>
      <w:proofErr w:type="gramStart"/>
      <w:r w:rsidRPr="007B4A36">
        <w:rPr>
          <w:color w:val="2F5496" w:themeColor="accent1" w:themeShade="BF"/>
        </w:rPr>
        <w:t>coolingTest</w:t>
      </w:r>
      <w:proofErr w:type="spellEnd"/>
      <w:proofErr w:type="gramEnd"/>
      <w:r w:rsidRPr="007B4A36">
        <w:rPr>
          <w:color w:val="2F5496" w:themeColor="accent1" w:themeShade="BF"/>
        </w:rPr>
        <w:t xml:space="preserve"> </w:t>
      </w:r>
      <w:r w:rsidRPr="007B4A36">
        <w:t xml:space="preserve">and </w:t>
      </w:r>
      <w:proofErr w:type="spellStart"/>
      <w:r w:rsidRPr="007B4A36">
        <w:rPr>
          <w:color w:val="2F5496" w:themeColor="accent1" w:themeShade="BF"/>
        </w:rPr>
        <w:t>heatingTest</w:t>
      </w:r>
      <w:proofErr w:type="spellEnd"/>
      <w:r w:rsidRPr="007B4A36">
        <w:t xml:space="preserve"> classes contain similar methods. Here we </w:t>
      </w:r>
      <w:r w:rsidR="00966E85" w:rsidRPr="007B4A36">
        <w:t>checked</w:t>
      </w:r>
      <w:r w:rsidRPr="007B4A36">
        <w:t xml:space="preserve"> whether the temperature increases or decreases accordingly if the temperature value is outside the given range. We called the </w:t>
      </w:r>
      <w:proofErr w:type="spellStart"/>
      <w:proofErr w:type="gramStart"/>
      <w:r w:rsidRPr="007B4A36">
        <w:t>timePassed</w:t>
      </w:r>
      <w:proofErr w:type="spellEnd"/>
      <w:r w:rsidRPr="007B4A36">
        <w:t>(</w:t>
      </w:r>
      <w:proofErr w:type="gramEnd"/>
      <w:r w:rsidRPr="007B4A36">
        <w:t xml:space="preserve">) function at a time in which the temperature should be checked and then called that function again 10 times. The sensor tendency being 0.1, the temperature should increase or decrease (depending on the test type) by 1 °C, at each second 0.1 °C. </w:t>
      </w:r>
    </w:p>
    <w:p w14:paraId="7E262DF7" w14:textId="77777777" w:rsidR="007B4A36" w:rsidRPr="007B4A36" w:rsidRDefault="007B4A36" w:rsidP="00A169C2">
      <w:pPr>
        <w:pStyle w:val="Textcontent"/>
      </w:pPr>
      <w:r w:rsidRPr="007B4A36">
        <w:t xml:space="preserve">The </w:t>
      </w:r>
      <w:proofErr w:type="spellStart"/>
      <w:r w:rsidRPr="007B4A36">
        <w:rPr>
          <w:color w:val="2F5496" w:themeColor="accent1" w:themeShade="BF"/>
        </w:rPr>
        <w:t>temperatureStepChangeTest</w:t>
      </w:r>
      <w:proofErr w:type="spellEnd"/>
      <w:r w:rsidRPr="007B4A36">
        <w:t xml:space="preserve"> contains a method which checks whether the temperature truly changes with the difference between the actuator and the sensor tendency. With the sensor tendency set to -0.1 and the actuator tendency set to 0.2, the temperature should increase by 0.1 °C in each second. </w:t>
      </w:r>
    </w:p>
    <w:p w14:paraId="158E4367" w14:textId="0B4F596C" w:rsidR="002C32B8" w:rsidRPr="007B4A36" w:rsidRDefault="007B4A36" w:rsidP="00A169C2">
      <w:pPr>
        <w:pStyle w:val="Textcontent"/>
      </w:pPr>
      <w:r w:rsidRPr="007B4A36">
        <w:t xml:space="preserve">The </w:t>
      </w:r>
      <w:proofErr w:type="spellStart"/>
      <w:r w:rsidRPr="007B4A36">
        <w:rPr>
          <w:color w:val="2F5496" w:themeColor="accent1" w:themeShade="BF"/>
        </w:rPr>
        <w:t>growthTimeDueTest</w:t>
      </w:r>
      <w:proofErr w:type="spellEnd"/>
      <w:r w:rsidRPr="007B4A36">
        <w:rPr>
          <w:color w:val="2F5496" w:themeColor="accent1" w:themeShade="BF"/>
        </w:rPr>
        <w:t xml:space="preserve"> </w:t>
      </w:r>
      <w:r w:rsidRPr="007B4A36">
        <w:t xml:space="preserve">and the </w:t>
      </w:r>
      <w:proofErr w:type="spellStart"/>
      <w:r w:rsidRPr="007B4A36">
        <w:rPr>
          <w:color w:val="2F5496" w:themeColor="accent1" w:themeShade="BF"/>
        </w:rPr>
        <w:t>isActuatorOnTest</w:t>
      </w:r>
      <w:proofErr w:type="spellEnd"/>
      <w:r w:rsidRPr="007B4A36">
        <w:t xml:space="preserve"> classes both contain 2 methods. One is for checking a True and another for checking a False case. We checked whether the </w:t>
      </w:r>
      <w:proofErr w:type="spellStart"/>
      <w:proofErr w:type="gramStart"/>
      <w:r w:rsidRPr="007B4A36">
        <w:t>isGrowthTimeDue</w:t>
      </w:r>
      <w:proofErr w:type="spellEnd"/>
      <w:r w:rsidRPr="007B4A36">
        <w:t>(</w:t>
      </w:r>
      <w:proofErr w:type="gramEnd"/>
      <w:r w:rsidRPr="007B4A36">
        <w:t>) method returns True for 30 days and False for 29 days, the actual growth time being set to 30 days. Vertical Farm Control System Group: 10 30 The actuator should only be on when the temperature is outside the limits and the system enters the balancing state.</w:t>
      </w:r>
    </w:p>
    <w:p w14:paraId="0DBC88CF" w14:textId="79E97890" w:rsidR="002C32B8" w:rsidRDefault="00147593" w:rsidP="00966E85">
      <w:pPr>
        <w:pStyle w:val="Subtitle"/>
        <w:outlineLvl w:val="2"/>
      </w:pPr>
      <w:bookmarkStart w:id="138" w:name="_Toc121156770"/>
      <w:r>
        <w:t>6</w:t>
      </w:r>
      <w:r w:rsidR="002C32B8">
        <w:t>.</w:t>
      </w:r>
      <w:r w:rsidR="0037627E">
        <w:t>1</w:t>
      </w:r>
      <w:r w:rsidR="002C32B8">
        <w:t xml:space="preserve">.2 </w:t>
      </w:r>
      <w:proofErr w:type="spellStart"/>
      <w:r w:rsidR="002C32B8">
        <w:t>InputParameters</w:t>
      </w:r>
      <w:proofErr w:type="spellEnd"/>
      <w:r w:rsidR="002C32B8">
        <w:t xml:space="preserve"> Package Tests</w:t>
      </w:r>
      <w:bookmarkEnd w:id="138"/>
    </w:p>
    <w:p w14:paraId="2950E6D5" w14:textId="728E0C16" w:rsidR="0002774F" w:rsidRDefault="0002774F" w:rsidP="00A169C2">
      <w:pPr>
        <w:pStyle w:val="Textcontent"/>
      </w:pPr>
      <w:r w:rsidRPr="00A02D02">
        <w:t xml:space="preserve">These tests aim to check the updating of the different types of parameters. In all cases, a test case tests for true and another for false comparisons. </w:t>
      </w:r>
    </w:p>
    <w:p w14:paraId="0B1E8A26" w14:textId="7E1AA48F" w:rsidR="00304387" w:rsidRDefault="00304387" w:rsidP="00304387">
      <w:pPr>
        <w:pStyle w:val="Textcontent"/>
        <w:keepNext/>
        <w:jc w:val="center"/>
      </w:pPr>
      <w:r>
        <w:rPr>
          <w:noProof/>
        </w:rPr>
        <w:lastRenderedPageBreak/>
        <w:drawing>
          <wp:inline distT="0" distB="0" distL="0" distR="0" wp14:anchorId="5F27F82F" wp14:editId="49C29F66">
            <wp:extent cx="5731510" cy="4461510"/>
            <wp:effectExtent l="0" t="0" r="2540" b="0"/>
            <wp:docPr id="44" name="Picture 4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Diagram&#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5731510" cy="4461510"/>
                    </a:xfrm>
                    <a:prstGeom prst="rect">
                      <a:avLst/>
                    </a:prstGeom>
                  </pic:spPr>
                </pic:pic>
              </a:graphicData>
            </a:graphic>
          </wp:inline>
        </w:drawing>
      </w:r>
    </w:p>
    <w:p w14:paraId="4E728D38" w14:textId="480974C5" w:rsidR="00304387" w:rsidRPr="00A02D02" w:rsidRDefault="00304387" w:rsidP="00304387">
      <w:pPr>
        <w:pStyle w:val="Caption"/>
        <w:jc w:val="center"/>
      </w:pPr>
      <w:bookmarkStart w:id="139" w:name="_Ref121152899"/>
      <w:bookmarkStart w:id="140" w:name="_Toc121156803"/>
      <w:r>
        <w:t xml:space="preserve">Figure </w:t>
      </w:r>
      <w:fldSimple w:instr=" SEQ Figure \* ARABIC ">
        <w:r w:rsidR="009C0A66">
          <w:rPr>
            <w:noProof/>
          </w:rPr>
          <w:t>28</w:t>
        </w:r>
      </w:fldSimple>
      <w:bookmarkEnd w:id="139"/>
      <w:r>
        <w:t xml:space="preserve"> Flow</w:t>
      </w:r>
      <w:r w:rsidR="00DC6BBC">
        <w:t>chart</w:t>
      </w:r>
      <w:r>
        <w:t xml:space="preserve"> for a test case</w:t>
      </w:r>
      <w:bookmarkEnd w:id="140"/>
    </w:p>
    <w:p w14:paraId="0578FADD" w14:textId="35B33F60" w:rsidR="00B07285" w:rsidRDefault="0002774F" w:rsidP="00B07285">
      <w:pPr>
        <w:pStyle w:val="Textcontent"/>
      </w:pPr>
      <w:proofErr w:type="spellStart"/>
      <w:r w:rsidRPr="0002774F">
        <w:rPr>
          <w:color w:val="2F5496" w:themeColor="accent1" w:themeShade="BF"/>
        </w:rPr>
        <w:t>updateCheckTimeTest</w:t>
      </w:r>
      <w:proofErr w:type="spellEnd"/>
      <w:r w:rsidRPr="0002774F">
        <w:rPr>
          <w:color w:val="2F5496" w:themeColor="accent1" w:themeShade="BF"/>
        </w:rPr>
        <w:t xml:space="preserve"> class</w:t>
      </w:r>
      <w:r w:rsidRPr="00A02D02">
        <w:t xml:space="preserve">: </w:t>
      </w:r>
      <w:r w:rsidR="00966E85">
        <w:t xml:space="preserve">checks whether </w:t>
      </w:r>
      <w:r w:rsidRPr="00A02D02">
        <w:t xml:space="preserve">the time interval of checks is updated in balanced and in balancing states. By calling the corresponding update function from the </w:t>
      </w:r>
      <w:proofErr w:type="spellStart"/>
      <w:r w:rsidRPr="00A02D02">
        <w:t>InputParameterProcessor</w:t>
      </w:r>
      <w:proofErr w:type="spellEnd"/>
      <w:r w:rsidRPr="00A02D02">
        <w:t xml:space="preserve">, </w:t>
      </w:r>
      <w:proofErr w:type="spellStart"/>
      <w:proofErr w:type="gramStart"/>
      <w:r w:rsidRPr="00A02D02">
        <w:t>updateMeasurementIntervalParameter</w:t>
      </w:r>
      <w:proofErr w:type="spellEnd"/>
      <w:r w:rsidRPr="00A02D02">
        <w:t>(</w:t>
      </w:r>
      <w:proofErr w:type="gramEnd"/>
      <w:r w:rsidRPr="00A02D02">
        <w:t>). Two methods check if the values after completing the update are equal to these predefined values. To realize this, assert statements are used.</w:t>
      </w:r>
      <w:r w:rsidR="00B07285">
        <w:t xml:space="preserve"> </w:t>
      </w:r>
    </w:p>
    <w:p w14:paraId="3A744D67" w14:textId="13B9CFC1" w:rsidR="00B07285" w:rsidRPr="00A02D02" w:rsidRDefault="0002774F" w:rsidP="00B07285">
      <w:pPr>
        <w:pStyle w:val="Textcontent"/>
      </w:pPr>
      <w:proofErr w:type="spellStart"/>
      <w:r w:rsidRPr="0002774F">
        <w:rPr>
          <w:color w:val="2F5496" w:themeColor="accent1" w:themeShade="BF"/>
        </w:rPr>
        <w:t>updateGrowthTimeTest</w:t>
      </w:r>
      <w:proofErr w:type="spellEnd"/>
      <w:r w:rsidRPr="0002774F">
        <w:rPr>
          <w:color w:val="2F5496" w:themeColor="accent1" w:themeShade="BF"/>
        </w:rPr>
        <w:t xml:space="preserve"> class</w:t>
      </w:r>
      <w:r w:rsidRPr="00A02D02">
        <w:t xml:space="preserve">: the </w:t>
      </w:r>
      <w:r w:rsidR="00966E85">
        <w:t xml:space="preserve">fact that </w:t>
      </w:r>
      <w:r w:rsidRPr="00A02D02">
        <w:t xml:space="preserve">the growth time is </w:t>
      </w:r>
      <w:r w:rsidR="00966E85">
        <w:t xml:space="preserve">updated will be </w:t>
      </w:r>
      <w:r w:rsidRPr="00A02D02">
        <w:t xml:space="preserve">checked. By calling the corresponding update function from the </w:t>
      </w:r>
      <w:proofErr w:type="spellStart"/>
      <w:r w:rsidRPr="00A02D02">
        <w:t>InputParameterProcessor</w:t>
      </w:r>
      <w:proofErr w:type="spellEnd"/>
      <w:r w:rsidRPr="00A02D02">
        <w:t xml:space="preserve">, </w:t>
      </w:r>
      <w:proofErr w:type="spellStart"/>
      <w:proofErr w:type="gramStart"/>
      <w:r w:rsidRPr="00A02D02">
        <w:t>updateOtherParameter</w:t>
      </w:r>
      <w:proofErr w:type="spellEnd"/>
      <w:r w:rsidRPr="00A02D02">
        <w:t>(</w:t>
      </w:r>
      <w:proofErr w:type="gramEnd"/>
      <w:r w:rsidRPr="00A02D02">
        <w:t>), the growth time is set to 15 days. Two methods check if the value after completing the update is equal to these predefined values. To realize this, assert statements are used.</w:t>
      </w:r>
    </w:p>
    <w:p w14:paraId="62F8CA3D" w14:textId="2D9F670D" w:rsidR="00D15F71" w:rsidRDefault="0002774F" w:rsidP="00CE4210">
      <w:pPr>
        <w:pStyle w:val="Textcontent"/>
      </w:pPr>
      <w:proofErr w:type="spellStart"/>
      <w:r w:rsidRPr="0002774F">
        <w:rPr>
          <w:color w:val="2F5496" w:themeColor="accent1" w:themeShade="BF"/>
        </w:rPr>
        <w:t>updateMinAndMaxTempTest</w:t>
      </w:r>
      <w:proofErr w:type="spellEnd"/>
      <w:r w:rsidRPr="0002774F">
        <w:rPr>
          <w:color w:val="2F5496" w:themeColor="accent1" w:themeShade="BF"/>
        </w:rPr>
        <w:t xml:space="preserve"> class</w:t>
      </w:r>
      <w:r w:rsidRPr="00A02D02">
        <w:t xml:space="preserve">: the updating of the minimum and maximum temperature is checked. By calling the corresponding update function from the </w:t>
      </w:r>
      <w:proofErr w:type="spellStart"/>
      <w:r w:rsidRPr="00A02D02">
        <w:t>InputParameterProcessor</w:t>
      </w:r>
      <w:proofErr w:type="spellEnd"/>
      <w:r w:rsidRPr="00A02D02">
        <w:t xml:space="preserve">, </w:t>
      </w:r>
      <w:proofErr w:type="spellStart"/>
      <w:proofErr w:type="gramStart"/>
      <w:r w:rsidRPr="00A02D02">
        <w:t>updateMeasurementIntervalParameter</w:t>
      </w:r>
      <w:proofErr w:type="spellEnd"/>
      <w:r w:rsidRPr="00A02D02">
        <w:t>(</w:t>
      </w:r>
      <w:proofErr w:type="gramEnd"/>
      <w:r w:rsidRPr="00A02D02">
        <w:t>), the minimum and maximum temperatures are set to the hardcoded values 14 and 19. Two methods check if the values after completing the update are equal to these predefined values. To realize this, assert statements are used.</w:t>
      </w:r>
      <w:r w:rsidR="00966E85">
        <w:t xml:space="preserve"> The flowchart diagram for this test-case can be seen in </w:t>
      </w:r>
      <w:r w:rsidR="00966E85">
        <w:fldChar w:fldCharType="begin"/>
      </w:r>
      <w:r w:rsidR="00966E85">
        <w:instrText xml:space="preserve"> REF _Ref121152899 \h </w:instrText>
      </w:r>
      <w:r w:rsidR="00966E85">
        <w:fldChar w:fldCharType="separate"/>
      </w:r>
      <w:r w:rsidR="00A57FF5">
        <w:t xml:space="preserve">Figure </w:t>
      </w:r>
      <w:r w:rsidR="00A57FF5">
        <w:rPr>
          <w:noProof/>
        </w:rPr>
        <w:t>28</w:t>
      </w:r>
      <w:r w:rsidR="00966E85">
        <w:fldChar w:fldCharType="end"/>
      </w:r>
      <w:r w:rsidR="00966E85">
        <w:t>.</w:t>
      </w:r>
    </w:p>
    <w:p w14:paraId="7B6DBE73" w14:textId="36B21426" w:rsidR="00CA7114" w:rsidRDefault="00147593" w:rsidP="00CA7114">
      <w:pPr>
        <w:pStyle w:val="Subtitle"/>
      </w:pPr>
      <w:bookmarkStart w:id="141" w:name="_Toc121156771"/>
      <w:r>
        <w:lastRenderedPageBreak/>
        <w:t>6</w:t>
      </w:r>
      <w:r w:rsidR="00CA7114">
        <w:t>.</w:t>
      </w:r>
      <w:r w:rsidR="00582F4A">
        <w:t>1</w:t>
      </w:r>
      <w:r w:rsidR="00CA7114">
        <w:t xml:space="preserve">.3 </w:t>
      </w:r>
      <w:proofErr w:type="spellStart"/>
      <w:r w:rsidR="00CA7114">
        <w:t>EnvironmentSimulator</w:t>
      </w:r>
      <w:proofErr w:type="spellEnd"/>
      <w:r w:rsidR="00CA7114">
        <w:t xml:space="preserve"> Package Tests</w:t>
      </w:r>
      <w:bookmarkEnd w:id="141"/>
    </w:p>
    <w:p w14:paraId="3C3046B3" w14:textId="77777777" w:rsidR="00CA7114" w:rsidRDefault="00CA7114" w:rsidP="00CA7114">
      <w:pPr>
        <w:pStyle w:val="Textcontent"/>
        <w:ind w:left="0"/>
      </w:pPr>
      <w:r>
        <w:t xml:space="preserve">This test package is aimed to test the methods of the </w:t>
      </w:r>
      <w:proofErr w:type="spellStart"/>
      <w:r>
        <w:t>EnvironmentSimulator</w:t>
      </w:r>
      <w:proofErr w:type="spellEnd"/>
      <w:r>
        <w:t xml:space="preserve">. The tested methods were the following: </w:t>
      </w:r>
      <w:proofErr w:type="spellStart"/>
      <w:proofErr w:type="gramStart"/>
      <w:r w:rsidRPr="0076357F">
        <w:rPr>
          <w:color w:val="2F5496" w:themeColor="accent1" w:themeShade="BF"/>
          <w:lang w:val="en-GB"/>
        </w:rPr>
        <w:t>findDevice</w:t>
      </w:r>
      <w:proofErr w:type="spellEnd"/>
      <w:r w:rsidRPr="0076357F">
        <w:rPr>
          <w:color w:val="2F5496" w:themeColor="accent1" w:themeShade="BF"/>
          <w:lang w:val="en-GB"/>
        </w:rPr>
        <w:t>(</w:t>
      </w:r>
      <w:proofErr w:type="gramEnd"/>
      <w:r w:rsidRPr="0076357F">
        <w:rPr>
          <w:color w:val="2F5496" w:themeColor="accent1" w:themeShade="BF"/>
          <w:lang w:val="en-GB"/>
        </w:rPr>
        <w:t xml:space="preserve">), </w:t>
      </w:r>
      <w:proofErr w:type="spellStart"/>
      <w:r w:rsidRPr="0076357F">
        <w:rPr>
          <w:color w:val="2F5496" w:themeColor="accent1" w:themeShade="BF"/>
          <w:lang w:val="en-GB"/>
        </w:rPr>
        <w:t>setActuatorCurrentStrength</w:t>
      </w:r>
      <w:proofErr w:type="spellEnd"/>
      <w:r w:rsidRPr="0076357F">
        <w:rPr>
          <w:color w:val="2F5496" w:themeColor="accent1" w:themeShade="BF"/>
          <w:lang w:val="en-GB"/>
        </w:rPr>
        <w:t xml:space="preserve">(), </w:t>
      </w:r>
      <w:proofErr w:type="spellStart"/>
      <w:r w:rsidRPr="0076357F">
        <w:rPr>
          <w:color w:val="2F5496" w:themeColor="accent1" w:themeShade="BF"/>
          <w:lang w:val="en-GB"/>
        </w:rPr>
        <w:t>setActuatorSetStrength</w:t>
      </w:r>
      <w:proofErr w:type="spellEnd"/>
      <w:r w:rsidRPr="0076357F">
        <w:rPr>
          <w:color w:val="2F5496" w:themeColor="accent1" w:themeShade="BF"/>
          <w:lang w:val="en-GB"/>
        </w:rPr>
        <w:t xml:space="preserve">(), </w:t>
      </w:r>
      <w:proofErr w:type="spellStart"/>
      <w:r w:rsidRPr="0076357F">
        <w:rPr>
          <w:color w:val="2F5496" w:themeColor="accent1" w:themeShade="BF"/>
          <w:lang w:val="en-GB"/>
        </w:rPr>
        <w:t>setSensorTendency</w:t>
      </w:r>
      <w:proofErr w:type="spellEnd"/>
      <w:r w:rsidRPr="0076357F">
        <w:rPr>
          <w:color w:val="2F5496" w:themeColor="accent1" w:themeShade="BF"/>
          <w:lang w:val="en-GB"/>
        </w:rPr>
        <w:t xml:space="preserve">(), </w:t>
      </w:r>
      <w:proofErr w:type="spellStart"/>
      <w:r w:rsidRPr="0076357F">
        <w:rPr>
          <w:color w:val="2F5496" w:themeColor="accent1" w:themeShade="BF"/>
          <w:lang w:val="en-GB"/>
        </w:rPr>
        <w:t>takeMeasurement</w:t>
      </w:r>
      <w:proofErr w:type="spellEnd"/>
      <w:r w:rsidRPr="0076357F">
        <w:rPr>
          <w:color w:val="2F5496" w:themeColor="accent1" w:themeShade="BF"/>
          <w:lang w:val="en-GB"/>
        </w:rPr>
        <w:t>()</w:t>
      </w:r>
      <w:r>
        <w:t>.</w:t>
      </w:r>
    </w:p>
    <w:p w14:paraId="231523DC" w14:textId="77777777" w:rsidR="00CA7114" w:rsidRDefault="00CA7114" w:rsidP="00CA7114">
      <w:pPr>
        <w:pStyle w:val="Textcontent"/>
        <w:ind w:left="0"/>
      </w:pPr>
      <w:r>
        <w:t xml:space="preserve">The </w:t>
      </w:r>
      <w:proofErr w:type="spellStart"/>
      <w:proofErr w:type="gramStart"/>
      <w:r w:rsidRPr="0076357F">
        <w:rPr>
          <w:color w:val="2F5496" w:themeColor="accent1" w:themeShade="BF"/>
          <w:lang w:val="en-GB"/>
        </w:rPr>
        <w:t>findDeviceTest</w:t>
      </w:r>
      <w:proofErr w:type="spellEnd"/>
      <w:r w:rsidRPr="0076357F">
        <w:rPr>
          <w:color w:val="2F5496" w:themeColor="accent1" w:themeShade="BF"/>
          <w:lang w:val="en-GB"/>
        </w:rPr>
        <w:t>(</w:t>
      </w:r>
      <w:proofErr w:type="gramEnd"/>
      <w:r w:rsidRPr="0076357F">
        <w:rPr>
          <w:color w:val="2F5496" w:themeColor="accent1" w:themeShade="BF"/>
          <w:lang w:val="en-GB"/>
        </w:rPr>
        <w:t>)</w:t>
      </w:r>
      <w:r>
        <w:t xml:space="preserve"> checks whether the corresponding method returns the device of the required type. We only checked it for one device type, pH level, as the method should work in the same manner for other types.</w:t>
      </w:r>
    </w:p>
    <w:p w14:paraId="7D0D78CC" w14:textId="31927A86" w:rsidR="00CA7114" w:rsidRDefault="00CA7114" w:rsidP="00CA7114">
      <w:pPr>
        <w:pStyle w:val="Textcontent"/>
        <w:ind w:left="0"/>
        <w:rPr>
          <w:lang w:val="en-GB"/>
        </w:rPr>
      </w:pPr>
      <w:r>
        <w:t xml:space="preserve">The </w:t>
      </w:r>
      <w:proofErr w:type="spellStart"/>
      <w:proofErr w:type="gramStart"/>
      <w:r w:rsidRPr="0076357F">
        <w:rPr>
          <w:color w:val="2F5496" w:themeColor="accent1" w:themeShade="BF"/>
          <w:lang w:val="en-GB"/>
        </w:rPr>
        <w:t>setActuatorCurrentStrength</w:t>
      </w:r>
      <w:r>
        <w:rPr>
          <w:color w:val="2F5496" w:themeColor="accent1" w:themeShade="BF"/>
          <w:lang w:val="en-GB"/>
        </w:rPr>
        <w:t>Test</w:t>
      </w:r>
      <w:proofErr w:type="spellEnd"/>
      <w:r w:rsidRPr="0076357F">
        <w:rPr>
          <w:color w:val="2F5496" w:themeColor="accent1" w:themeShade="BF"/>
          <w:lang w:val="en-GB"/>
        </w:rPr>
        <w:t>(</w:t>
      </w:r>
      <w:proofErr w:type="gramEnd"/>
      <w:r w:rsidRPr="0076357F">
        <w:rPr>
          <w:color w:val="2F5496" w:themeColor="accent1" w:themeShade="BF"/>
          <w:lang w:val="en-GB"/>
        </w:rPr>
        <w:t>)</w:t>
      </w:r>
      <w:r>
        <w:rPr>
          <w:color w:val="2F5496" w:themeColor="accent1" w:themeShade="BF"/>
          <w:lang w:val="en-GB"/>
        </w:rPr>
        <w:t xml:space="preserve"> </w:t>
      </w:r>
      <w:r>
        <w:rPr>
          <w:lang w:val="en-GB"/>
        </w:rPr>
        <w:t xml:space="preserve">method checks whether a value is truly set for a certain actuator. The tested method is quite straightforward, the flow of control might only take different directions at the point where the code checks whether the actuator exists (see </w:t>
      </w:r>
      <w:r>
        <w:rPr>
          <w:lang w:val="en-GB"/>
        </w:rPr>
        <w:fldChar w:fldCharType="begin"/>
      </w:r>
      <w:r>
        <w:rPr>
          <w:lang w:val="en-GB"/>
        </w:rPr>
        <w:instrText xml:space="preserve"> REF _Ref121069144 \h </w:instrText>
      </w:r>
      <w:r>
        <w:rPr>
          <w:lang w:val="en-GB"/>
        </w:rPr>
      </w:r>
      <w:r>
        <w:rPr>
          <w:lang w:val="en-GB"/>
        </w:rPr>
        <w:fldChar w:fldCharType="separate"/>
      </w:r>
      <w:r w:rsidR="008C167D">
        <w:t xml:space="preserve">Figure </w:t>
      </w:r>
      <w:r w:rsidR="008C167D">
        <w:rPr>
          <w:noProof/>
        </w:rPr>
        <w:t>29</w:t>
      </w:r>
      <w:r>
        <w:rPr>
          <w:lang w:val="en-GB"/>
        </w:rPr>
        <w:fldChar w:fldCharType="end"/>
      </w:r>
      <w:r>
        <w:rPr>
          <w:lang w:val="en-GB"/>
        </w:rPr>
        <w:t>).</w:t>
      </w:r>
    </w:p>
    <w:p w14:paraId="08E02E10" w14:textId="77777777" w:rsidR="00CA7114" w:rsidRDefault="00CA7114" w:rsidP="00CA7114">
      <w:pPr>
        <w:pStyle w:val="Textcontent"/>
        <w:keepNext/>
        <w:ind w:left="0"/>
      </w:pPr>
      <w:r>
        <w:rPr>
          <w:noProof/>
        </w:rPr>
        <w:drawing>
          <wp:inline distT="0" distB="0" distL="0" distR="0" wp14:anchorId="502A2013" wp14:editId="7B1D58CF">
            <wp:extent cx="5731510" cy="2120900"/>
            <wp:effectExtent l="0" t="0" r="0" b="0"/>
            <wp:docPr id="45" name="Picture 45"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Shape&#10;&#10;Description automatically generated with medium confidence"/>
                    <pic:cNvPicPr/>
                  </pic:nvPicPr>
                  <pic:blipFill>
                    <a:blip r:embed="rId53">
                      <a:extLst>
                        <a:ext uri="{28A0092B-C50C-407E-A947-70E740481C1C}">
                          <a14:useLocalDpi xmlns:a14="http://schemas.microsoft.com/office/drawing/2010/main" val="0"/>
                        </a:ext>
                      </a:extLst>
                    </a:blip>
                    <a:stretch>
                      <a:fillRect/>
                    </a:stretch>
                  </pic:blipFill>
                  <pic:spPr>
                    <a:xfrm>
                      <a:off x="0" y="0"/>
                      <a:ext cx="5731510" cy="2120900"/>
                    </a:xfrm>
                    <a:prstGeom prst="rect">
                      <a:avLst/>
                    </a:prstGeom>
                  </pic:spPr>
                </pic:pic>
              </a:graphicData>
            </a:graphic>
          </wp:inline>
        </w:drawing>
      </w:r>
    </w:p>
    <w:p w14:paraId="1B53CA58" w14:textId="52D2C9C3" w:rsidR="00CA7114" w:rsidRDefault="00CA7114" w:rsidP="00CA7114">
      <w:pPr>
        <w:pStyle w:val="Caption"/>
        <w:jc w:val="center"/>
      </w:pPr>
      <w:bookmarkStart w:id="142" w:name="_Ref121069144"/>
      <w:bookmarkStart w:id="143" w:name="_Ref121069141"/>
      <w:bookmarkStart w:id="144" w:name="_Toc121156804"/>
      <w:r>
        <w:t xml:space="preserve">Figure </w:t>
      </w:r>
      <w:fldSimple w:instr=" SEQ Figure \* ARABIC ">
        <w:r w:rsidR="008C167D">
          <w:rPr>
            <w:noProof/>
          </w:rPr>
          <w:t>29</w:t>
        </w:r>
      </w:fldSimple>
      <w:bookmarkEnd w:id="142"/>
      <w:r>
        <w:t xml:space="preserve"> Control Flow Graph for </w:t>
      </w:r>
      <w:proofErr w:type="spellStart"/>
      <w:proofErr w:type="gramStart"/>
      <w:r>
        <w:t>setActuatorCurrentStrength</w:t>
      </w:r>
      <w:proofErr w:type="spellEnd"/>
      <w:r>
        <w:t>(</w:t>
      </w:r>
      <w:proofErr w:type="gramEnd"/>
      <w:r>
        <w:t>) method</w:t>
      </w:r>
      <w:bookmarkEnd w:id="143"/>
      <w:bookmarkEnd w:id="144"/>
    </w:p>
    <w:p w14:paraId="78866416" w14:textId="77777777" w:rsidR="00CA7114" w:rsidRDefault="00CA7114" w:rsidP="00582F4A">
      <w:pPr>
        <w:pStyle w:val="Textcontent"/>
      </w:pPr>
      <w:r w:rsidRPr="009D65D2">
        <w:t xml:space="preserve">The </w:t>
      </w:r>
      <w:proofErr w:type="spellStart"/>
      <w:proofErr w:type="gramStart"/>
      <w:r w:rsidRPr="009D65D2">
        <w:rPr>
          <w:color w:val="2F5496" w:themeColor="accent1" w:themeShade="BF"/>
        </w:rPr>
        <w:t>setActuatorStrengthTest</w:t>
      </w:r>
      <w:proofErr w:type="spellEnd"/>
      <w:r w:rsidRPr="009D65D2">
        <w:rPr>
          <w:color w:val="2F5496" w:themeColor="accent1" w:themeShade="BF"/>
        </w:rPr>
        <w:t>(</w:t>
      </w:r>
      <w:proofErr w:type="gramEnd"/>
      <w:r w:rsidRPr="009D65D2">
        <w:rPr>
          <w:color w:val="2F5496" w:themeColor="accent1" w:themeShade="BF"/>
        </w:rPr>
        <w:t xml:space="preserve">) </w:t>
      </w:r>
      <w:r w:rsidRPr="009D65D2">
        <w:t>method is similar to the one before, as the methods they are testing are both similar. They only differ in where the actuator value is taken from. In the latter one, the actuator strength is taken from the slider, and in this case, the strength will not directly influence the measurements.</w:t>
      </w:r>
      <w:r>
        <w:t xml:space="preserve"> The other function sets the value with which our actuator </w:t>
      </w:r>
      <w:proofErr w:type="gramStart"/>
      <w:r>
        <w:t>actually counter</w:t>
      </w:r>
      <w:proofErr w:type="gramEnd"/>
      <w:r>
        <w:t xml:space="preserve"> acts.</w:t>
      </w:r>
    </w:p>
    <w:p w14:paraId="56BAA331" w14:textId="77777777" w:rsidR="00CA7114" w:rsidRDefault="00CA7114" w:rsidP="00582F4A">
      <w:pPr>
        <w:pStyle w:val="Textcontent"/>
      </w:pPr>
      <w:proofErr w:type="spellStart"/>
      <w:proofErr w:type="gramStart"/>
      <w:r w:rsidRPr="009D65D2">
        <w:rPr>
          <w:color w:val="2F5496" w:themeColor="accent1" w:themeShade="BF"/>
        </w:rPr>
        <w:t>setSensorTendencyTest</w:t>
      </w:r>
      <w:proofErr w:type="spellEnd"/>
      <w:r w:rsidRPr="009D65D2">
        <w:rPr>
          <w:color w:val="2F5496" w:themeColor="accent1" w:themeShade="BF"/>
        </w:rPr>
        <w:t>(</w:t>
      </w:r>
      <w:proofErr w:type="gramEnd"/>
      <w:r w:rsidRPr="009D65D2">
        <w:rPr>
          <w:color w:val="2F5496" w:themeColor="accent1" w:themeShade="BF"/>
        </w:rPr>
        <w:t>)</w:t>
      </w:r>
      <w:r>
        <w:rPr>
          <w:color w:val="2F5496" w:themeColor="accent1" w:themeShade="BF"/>
        </w:rPr>
        <w:t xml:space="preserve"> </w:t>
      </w:r>
      <w:r>
        <w:t>works in a similar manner, we only had to test it for a certain device type.</w:t>
      </w:r>
    </w:p>
    <w:p w14:paraId="51136ABD" w14:textId="3B0D983C" w:rsidR="00CA7114" w:rsidRDefault="00CA7114" w:rsidP="00582F4A">
      <w:pPr>
        <w:pStyle w:val="Textcontent"/>
      </w:pPr>
      <w:r w:rsidRPr="009D65D2">
        <w:t>The</w:t>
      </w:r>
      <w:r w:rsidRPr="009D65D2">
        <w:rPr>
          <w:color w:val="2F5496" w:themeColor="accent1" w:themeShade="BF"/>
        </w:rPr>
        <w:t xml:space="preserve"> </w:t>
      </w:r>
      <w:proofErr w:type="spellStart"/>
      <w:r w:rsidRPr="009D65D2">
        <w:rPr>
          <w:color w:val="2F5496" w:themeColor="accent1" w:themeShade="BF"/>
        </w:rPr>
        <w:t>takeMeasurement</w:t>
      </w:r>
      <w:r>
        <w:rPr>
          <w:color w:val="2F5496" w:themeColor="accent1" w:themeShade="BF"/>
        </w:rPr>
        <w:t>Test</w:t>
      </w:r>
      <w:proofErr w:type="spellEnd"/>
      <w:r>
        <w:rPr>
          <w:color w:val="2F5496" w:themeColor="accent1" w:themeShade="BF"/>
        </w:rPr>
        <w:t xml:space="preserve"> </w:t>
      </w:r>
      <w:r>
        <w:t>class tests a more complex method, which takes a measurement whenever</w:t>
      </w:r>
      <w:r w:rsidRPr="009D65D2">
        <w:t xml:space="preserve"> </w:t>
      </w:r>
      <w:r>
        <w:t>it is invoked. It also works with different device types, so we chose one among these arbitrarily.</w:t>
      </w:r>
    </w:p>
    <w:p w14:paraId="1395FCC2" w14:textId="076A6682" w:rsidR="00582F4A" w:rsidRPr="009D65D2" w:rsidRDefault="00147593" w:rsidP="00582F4A">
      <w:pPr>
        <w:pStyle w:val="Subtitle"/>
      </w:pPr>
      <w:bookmarkStart w:id="145" w:name="_Toc121156772"/>
      <w:r>
        <w:t>6</w:t>
      </w:r>
      <w:r w:rsidR="00582F4A">
        <w:t>.2 Black-Box Testing</w:t>
      </w:r>
      <w:bookmarkEnd w:id="145"/>
    </w:p>
    <w:p w14:paraId="70F2A9A0" w14:textId="33E11575" w:rsidR="00CA7114" w:rsidRDefault="00147593" w:rsidP="00CA7114">
      <w:pPr>
        <w:pStyle w:val="Subtitle"/>
      </w:pPr>
      <w:bookmarkStart w:id="146" w:name="_Toc121156773"/>
      <w:r>
        <w:t>6</w:t>
      </w:r>
      <w:r w:rsidR="00CA7114">
        <w:t>.</w:t>
      </w:r>
      <w:r w:rsidR="00582F4A">
        <w:t>2</w:t>
      </w:r>
      <w:r w:rsidR="00CA7114">
        <w:t>.</w:t>
      </w:r>
      <w:r w:rsidR="00582F4A">
        <w:t>1</w:t>
      </w:r>
      <w:r w:rsidR="00CA7114">
        <w:t xml:space="preserve"> </w:t>
      </w:r>
      <w:proofErr w:type="spellStart"/>
      <w:r w:rsidR="00CA7114">
        <w:t>BlackBox</w:t>
      </w:r>
      <w:proofErr w:type="spellEnd"/>
      <w:r w:rsidR="00CA7114">
        <w:t xml:space="preserve"> Package Tests</w:t>
      </w:r>
      <w:bookmarkEnd w:id="146"/>
    </w:p>
    <w:p w14:paraId="28625E94" w14:textId="77777777" w:rsidR="00CA7114" w:rsidRDefault="00CA7114" w:rsidP="00582F4A">
      <w:pPr>
        <w:pStyle w:val="Textcontent"/>
      </w:pPr>
      <w:r>
        <w:t xml:space="preserve">The </w:t>
      </w:r>
      <w:proofErr w:type="spellStart"/>
      <w:r>
        <w:t>BlackBox</w:t>
      </w:r>
      <w:proofErr w:type="spellEnd"/>
      <w:r>
        <w:t xml:space="preserve"> package contains the tests for black box testing. For this, we made first a </w:t>
      </w:r>
      <w:proofErr w:type="spellStart"/>
      <w:r>
        <w:t>TestDriver</w:t>
      </w:r>
      <w:proofErr w:type="spellEnd"/>
      <w:r>
        <w:t xml:space="preserve"> class, which can start the simulation for some hard-coded values, without having to insert values using the interface. Here, we considered the equivalence classes constructed at the beginning of this section. The invalid inputs were not tested here, as we made sure in the GUI that the user </w:t>
      </w:r>
      <w:proofErr w:type="gramStart"/>
      <w:r>
        <w:t>can</w:t>
      </w:r>
      <w:proofErr w:type="gramEnd"/>
      <w:r>
        <w:t xml:space="preserve"> start the simulation only if they inserted valid values.</w:t>
      </w:r>
    </w:p>
    <w:p w14:paraId="60D32C8E" w14:textId="77777777" w:rsidR="00CA7114" w:rsidRDefault="00CA7114" w:rsidP="00582F4A">
      <w:pPr>
        <w:pStyle w:val="Textcontent"/>
      </w:pPr>
      <w:r>
        <w:lastRenderedPageBreak/>
        <w:t xml:space="preserve">Our system is complex, it </w:t>
      </w:r>
      <w:proofErr w:type="gramStart"/>
      <w:r>
        <w:t>changes in</w:t>
      </w:r>
      <w:proofErr w:type="gramEnd"/>
      <w:r>
        <w:t xml:space="preserve"> every second. However, when testing, it can be reduced to some most important basic cases. We used the requirements to capture them. We created three test classes, which would test different aspects of our system. </w:t>
      </w:r>
    </w:p>
    <w:p w14:paraId="206126CB" w14:textId="77777777" w:rsidR="00CA7114" w:rsidRDefault="00CA7114" w:rsidP="00582F4A">
      <w:pPr>
        <w:pStyle w:val="Textcontent"/>
      </w:pPr>
      <w:r>
        <w:t xml:space="preserve">The </w:t>
      </w:r>
      <w:r w:rsidRPr="00C877C1">
        <w:rPr>
          <w:color w:val="2F5496" w:themeColor="accent1" w:themeShade="BF"/>
        </w:rPr>
        <w:t>BlackBoxTest10Sec</w:t>
      </w:r>
      <w:r>
        <w:t xml:space="preserve"> class checks whether the parameter values change accordingly after 10 seconds have passed in the simulation. We only had to calculate how much the sensor values would change within these seconds. By the hardcoded values we assured that no balancing is done in this stage.</w:t>
      </w:r>
    </w:p>
    <w:p w14:paraId="4A1A001A" w14:textId="77777777" w:rsidR="00CA7114" w:rsidRDefault="00CA7114" w:rsidP="00582F4A">
      <w:pPr>
        <w:pStyle w:val="Textcontent"/>
      </w:pPr>
      <w:r>
        <w:t xml:space="preserve">The </w:t>
      </w:r>
      <w:r w:rsidRPr="00C877C1">
        <w:rPr>
          <w:color w:val="2F5496" w:themeColor="accent1" w:themeShade="BF"/>
        </w:rPr>
        <w:t xml:space="preserve">BlackBoxTest32Min </w:t>
      </w:r>
      <w:r>
        <w:t xml:space="preserve">checks whether we entered in the balancing process for a certain parameter, </w:t>
      </w:r>
      <w:proofErr w:type="gramStart"/>
      <w:r>
        <w:t>i.e.</w:t>
      </w:r>
      <w:proofErr w:type="gramEnd"/>
      <w:r>
        <w:t xml:space="preserve"> the humidity in our case. 32 minutes of salad time </w:t>
      </w:r>
      <w:proofErr w:type="gramStart"/>
      <w:r>
        <w:t>correspond</w:t>
      </w:r>
      <w:proofErr w:type="gramEnd"/>
      <w:r>
        <w:t xml:space="preserve"> to approximately 16 seconds in our simulation. We could say that in the first 30 minutes (first 15 seconds), no balancing is needed. But after this, the humidity should enter </w:t>
      </w:r>
      <w:proofErr w:type="gramStart"/>
      <w:r>
        <w:t>in</w:t>
      </w:r>
      <w:proofErr w:type="gramEnd"/>
      <w:r>
        <w:t xml:space="preserve"> the balancing state. The other values will continue to change in the same manner as before, but the value of the humidity will change in the opposite direction, taking into consideration not only the sensor, but the actuator value as well.</w:t>
      </w:r>
    </w:p>
    <w:p w14:paraId="6282D4C9" w14:textId="77777777" w:rsidR="00CA7114" w:rsidRPr="009D65D2" w:rsidRDefault="00CA7114" w:rsidP="00582F4A">
      <w:pPr>
        <w:pStyle w:val="Textcontent"/>
      </w:pPr>
      <w:r>
        <w:t xml:space="preserve">The </w:t>
      </w:r>
      <w:proofErr w:type="spellStart"/>
      <w:r w:rsidRPr="00C877C1">
        <w:rPr>
          <w:color w:val="2F5496" w:themeColor="accent1" w:themeShade="BF"/>
        </w:rPr>
        <w:t>BlackBoxBalancedTest</w:t>
      </w:r>
      <w:proofErr w:type="spellEnd"/>
      <w:r w:rsidRPr="00C877C1">
        <w:rPr>
          <w:color w:val="2F5496" w:themeColor="accent1" w:themeShade="BF"/>
        </w:rPr>
        <w:t xml:space="preserve"> </w:t>
      </w:r>
      <w:r>
        <w:t>class checks whether a certain parameter will stop at a value inside the range after balancing was made. We only checked this value for humidity, as this was the one which needed balancing in the previous test case.</w:t>
      </w:r>
    </w:p>
    <w:p w14:paraId="4B3B116E" w14:textId="06806B78" w:rsidR="004630D9" w:rsidRDefault="00147593" w:rsidP="004630D9">
      <w:pPr>
        <w:pStyle w:val="Sectiontitle"/>
      </w:pPr>
      <w:bookmarkStart w:id="147" w:name="_Toc121156774"/>
      <w:r>
        <w:t>7</w:t>
      </w:r>
      <w:r w:rsidR="0037627E">
        <w:t>. Conclusions</w:t>
      </w:r>
      <w:bookmarkEnd w:id="147"/>
    </w:p>
    <w:p w14:paraId="53310188" w14:textId="0C16D352" w:rsidR="00734F0F" w:rsidRDefault="00734F0F" w:rsidP="004630D9">
      <w:pPr>
        <w:pStyle w:val="Textcontent"/>
      </w:pPr>
      <w:r>
        <w:t xml:space="preserve">Our team has learned a lot while working on this project. The main thing that we learned was how to work more effectively in a team. To work effectively we had to make sure that each of us listened to each other without interrupting and to make sure everyone had a chance to give input on the project. We had to learn how to work with and around the level of knowledge each of us had about the topic and the system. We learned how to communicate effectively to make sure that we could meet regularly and get </w:t>
      </w:r>
      <w:proofErr w:type="gramStart"/>
      <w:r>
        <w:t>all of</w:t>
      </w:r>
      <w:proofErr w:type="gramEnd"/>
      <w:r>
        <w:t xml:space="preserve"> the tasks completed when we needed them to be. We also had to learn how to communicate in a respectful way when we wanted to change things that other people had done. We also had to learn how to divide the tasks that needed to be completed. We had to make sure that the tasks that we asked everyone to complete played to their strengths, and that they were given a reasonable about of time to complete the tasks. Even though we wanted to get everything done when we said we would have it done, we had to learn to be flexible and work with each other when something could not be completed in time. One way we did this was by using Jira software. Jira was a new product to </w:t>
      </w:r>
      <w:proofErr w:type="gramStart"/>
      <w:r>
        <w:t>us</w:t>
      </w:r>
      <w:proofErr w:type="gramEnd"/>
      <w:r>
        <w:t xml:space="preserve"> and it took a bit of trial and error to get it working properly and effectively. Once we had it working, it became a very useful tool for us to keep an eye on how the project was progressing and what parts needed more work and attention than others. Some of the members of the team also had to learn how to use Hibernate and Jasper Reports in Java. They also had to take architectural decisions to make any modifications and developments that need to be done in the future easier. </w:t>
      </w:r>
    </w:p>
    <w:p w14:paraId="5DAF8D9E" w14:textId="088EC159" w:rsidR="00AC139C" w:rsidRDefault="00734F0F" w:rsidP="007E21F3">
      <w:pPr>
        <w:pStyle w:val="Textcontent"/>
      </w:pPr>
      <w:r>
        <w:t xml:space="preserve">One of the things that we learned was how to use GitHub as a team. One of the members of our group had a very limited knowledge of how to use GitHub, so they had to learn how to use GitHub from the very beginning. Using GitHub as a team is different from using it as a singular person, as you must make sure you are working on the most recent update when making changes to any documents. This may lead to changes not being made when they were planned. We also had to learn how to work on different branches on GitHub which raised another challenge. Another thing we learned was how to write and format a document for a software project. This was different from previous documentation we had done which meant we had to reformat things occasionally. Another thing we learned was how to create many different types </w:t>
      </w:r>
      <w:r>
        <w:lastRenderedPageBreak/>
        <w:t xml:space="preserve">of diagrams. We first had to learn about the diagrams and then put them into practice. Some of the diagrams seemed very complicated to make at first. However, after we did </w:t>
      </w:r>
      <w:proofErr w:type="gramStart"/>
      <w:r>
        <w:t>research</w:t>
      </w:r>
      <w:proofErr w:type="gramEnd"/>
      <w:r>
        <w:t xml:space="preserve"> they became easier to do and we created many complete diagrams. There were many different pieces of information we needed to create these diagrams and we had to learn which pieces were more important and needed to be included as a part of the diagram. We also learned about how creating diagrams can make planning the system much easier as we can just follow them. We learned that working in a team can make many tasks easier to complete than they would be if we were doing them alone. Completing them in a team meant that we would get them done faster and that if we had any </w:t>
      </w:r>
      <w:proofErr w:type="gramStart"/>
      <w:r>
        <w:t>problems</w:t>
      </w:r>
      <w:proofErr w:type="gramEnd"/>
      <w:r>
        <w:t xml:space="preserve"> we could get help from one of our team mates instead of trying to figure it out on our own, which would have taken a lot longer.</w:t>
      </w:r>
    </w:p>
    <w:p w14:paraId="679C2395" w14:textId="77777777" w:rsidR="00AC139C" w:rsidRDefault="00AC139C">
      <w:pPr>
        <w:rPr>
          <w:rFonts w:ascii="Times New Roman" w:hAnsi="Times New Roman" w:cs="Times New Roman"/>
          <w:lang w:val="en-US"/>
        </w:rPr>
      </w:pPr>
      <w:r>
        <w:br w:type="page"/>
      </w:r>
    </w:p>
    <w:p w14:paraId="1C7C484A" w14:textId="0F68FEF4" w:rsidR="007E67CB" w:rsidRPr="00E351D1" w:rsidRDefault="008C167D" w:rsidP="00F8533B">
      <w:pPr>
        <w:pStyle w:val="Sectiontitle"/>
      </w:pPr>
      <w:bookmarkStart w:id="148" w:name="_Toc121156775"/>
      <w:r>
        <w:lastRenderedPageBreak/>
        <w:t>8</w:t>
      </w:r>
      <w:r w:rsidR="00A54965">
        <w:t>.</w:t>
      </w:r>
      <w:r w:rsidR="007E67CB" w:rsidRPr="00E351D1">
        <w:t xml:space="preserve"> References</w:t>
      </w:r>
      <w:bookmarkEnd w:id="89"/>
      <w:bookmarkEnd w:id="148"/>
    </w:p>
    <w:p w14:paraId="4FC6ED53" w14:textId="71937E41" w:rsidR="005D4247" w:rsidRPr="00E351D1" w:rsidRDefault="005D4247" w:rsidP="00EF2760">
      <w:pPr>
        <w:pStyle w:val="ListParagraph"/>
        <w:numPr>
          <w:ilvl w:val="0"/>
          <w:numId w:val="8"/>
        </w:numPr>
        <w:rPr>
          <w:rFonts w:ascii="Times New Roman" w:hAnsi="Times New Roman" w:cs="Times New Roman"/>
          <w:lang w:val="en-US"/>
        </w:rPr>
      </w:pPr>
      <w:r w:rsidRPr="00E351D1">
        <w:rPr>
          <w:rFonts w:ascii="Times New Roman" w:hAnsi="Times New Roman" w:cs="Times New Roman"/>
          <w:lang w:val="en-US"/>
        </w:rPr>
        <w:t>“</w:t>
      </w:r>
      <w:r w:rsidR="00C06AFE">
        <w:rPr>
          <w:rFonts w:ascii="Times New Roman" w:hAnsi="Times New Roman" w:cs="Times New Roman"/>
          <w:lang w:val="en-US"/>
        </w:rPr>
        <w:t>IoT-based</w:t>
      </w:r>
      <w:r w:rsidR="00EF2760" w:rsidRPr="00E351D1">
        <w:rPr>
          <w:rFonts w:ascii="Times New Roman" w:hAnsi="Times New Roman" w:cs="Times New Roman"/>
          <w:lang w:val="en-US"/>
        </w:rPr>
        <w:t xml:space="preserve"> Hydroponic Farms</w:t>
      </w:r>
      <w:r w:rsidRPr="00E351D1">
        <w:rPr>
          <w:rFonts w:ascii="Times New Roman" w:hAnsi="Times New Roman" w:cs="Times New Roman"/>
          <w:lang w:val="en-US"/>
        </w:rPr>
        <w:t>” [Google Scholar]</w:t>
      </w:r>
    </w:p>
    <w:p w14:paraId="200D8E62" w14:textId="11523D29" w:rsidR="00EF2760" w:rsidRPr="00E351D1" w:rsidRDefault="005D4247" w:rsidP="005D4247">
      <w:pPr>
        <w:pStyle w:val="ListParagraph"/>
        <w:rPr>
          <w:rFonts w:ascii="Times New Roman" w:hAnsi="Times New Roman" w:cs="Times New Roman"/>
          <w:lang w:val="en-US"/>
        </w:rPr>
      </w:pPr>
      <w:r w:rsidRPr="00E351D1">
        <w:rPr>
          <w:rFonts w:ascii="Times New Roman" w:hAnsi="Times New Roman" w:cs="Times New Roman"/>
          <w:lang w:val="en-US"/>
        </w:rPr>
        <w:t xml:space="preserve">Retrieved from: </w:t>
      </w:r>
      <w:hyperlink r:id="rId54" w:history="1">
        <w:r w:rsidRPr="00E351D1">
          <w:rPr>
            <w:rStyle w:val="Hyperlink"/>
            <w:rFonts w:ascii="Times New Roman" w:hAnsi="Times New Roman" w:cs="Times New Roman"/>
            <w:lang w:val="en-US"/>
          </w:rPr>
          <w:t>https://ieeexplore.ieee.org/document/8748447</w:t>
        </w:r>
      </w:hyperlink>
    </w:p>
    <w:p w14:paraId="1F8F11EB" w14:textId="6B84E70E" w:rsidR="005D4247" w:rsidRDefault="005D4247" w:rsidP="00EF2760">
      <w:pPr>
        <w:pStyle w:val="ListParagraph"/>
        <w:numPr>
          <w:ilvl w:val="0"/>
          <w:numId w:val="8"/>
        </w:numPr>
        <w:rPr>
          <w:rFonts w:ascii="Times New Roman" w:hAnsi="Times New Roman" w:cs="Times New Roman"/>
          <w:lang w:val="en-US"/>
        </w:rPr>
      </w:pPr>
      <w:r w:rsidRPr="00E351D1">
        <w:rPr>
          <w:rFonts w:ascii="Times New Roman" w:hAnsi="Times New Roman" w:cs="Times New Roman"/>
          <w:lang w:val="en-US"/>
        </w:rPr>
        <w:t>“</w:t>
      </w:r>
      <w:r w:rsidR="00EF2760" w:rsidRPr="00E351D1">
        <w:rPr>
          <w:rFonts w:ascii="Times New Roman" w:hAnsi="Times New Roman" w:cs="Times New Roman"/>
          <w:lang w:val="en-US"/>
        </w:rPr>
        <w:t>Nutrient Use in Vertical Farming: Optimal Electrical Conductivity of Nutrient Solution for Growth of Lettuce and Basil in Hydroponic Cultivation</w:t>
      </w:r>
      <w:r w:rsidRPr="00E351D1">
        <w:rPr>
          <w:rFonts w:ascii="Times New Roman" w:hAnsi="Times New Roman" w:cs="Times New Roman"/>
          <w:lang w:val="en-US"/>
        </w:rPr>
        <w:t>” [Google Scholar]</w:t>
      </w:r>
      <w:r w:rsidR="007E21F6">
        <w:rPr>
          <w:rFonts w:ascii="Times New Roman" w:hAnsi="Times New Roman" w:cs="Times New Roman"/>
          <w:lang w:val="en-US"/>
        </w:rPr>
        <w:t xml:space="preserve"> </w:t>
      </w:r>
    </w:p>
    <w:p w14:paraId="5A262A1B" w14:textId="08171241" w:rsidR="007E21F6" w:rsidRPr="007E21F6" w:rsidRDefault="007E21F6" w:rsidP="007E21F6">
      <w:pPr>
        <w:pStyle w:val="ListParagraph"/>
        <w:rPr>
          <w:rFonts w:ascii="Times New Roman" w:hAnsi="Times New Roman" w:cs="Times New Roman"/>
          <w:lang w:val="en-US"/>
        </w:rPr>
      </w:pPr>
      <w:r w:rsidRPr="00E351D1">
        <w:rPr>
          <w:rFonts w:ascii="Times New Roman" w:hAnsi="Times New Roman" w:cs="Times New Roman"/>
          <w:lang w:val="en-US"/>
        </w:rPr>
        <w:t xml:space="preserve">Retrieved from: </w:t>
      </w:r>
      <w:hyperlink r:id="rId55" w:history="1">
        <w:r w:rsidRPr="009E2D38">
          <w:rPr>
            <w:rStyle w:val="Hyperlink"/>
            <w:rFonts w:ascii="Times New Roman" w:hAnsi="Times New Roman" w:cs="Times New Roman"/>
            <w:lang w:val="en-US"/>
          </w:rPr>
          <w:t>https://www.mdpi.com/2311-7524/7/9/283/htm</w:t>
        </w:r>
      </w:hyperlink>
    </w:p>
    <w:p w14:paraId="6E615FC8" w14:textId="51F90086" w:rsidR="007E21F6" w:rsidRPr="00557609" w:rsidRDefault="007E21F6" w:rsidP="00993C1F">
      <w:pPr>
        <w:pStyle w:val="ListParagraph"/>
        <w:numPr>
          <w:ilvl w:val="0"/>
          <w:numId w:val="8"/>
        </w:numPr>
        <w:rPr>
          <w:rFonts w:ascii="Times New Roman" w:hAnsi="Times New Roman" w:cs="Times New Roman"/>
          <w:lang w:val="en-US"/>
        </w:rPr>
      </w:pPr>
      <w:r w:rsidRPr="00557609">
        <w:rPr>
          <w:rFonts w:ascii="Times New Roman" w:hAnsi="Times New Roman" w:cs="Times New Roman"/>
          <w:lang w:val="en-US"/>
        </w:rPr>
        <w:t xml:space="preserve">Data Flow Diagrams: </w:t>
      </w:r>
      <w:r w:rsidR="00557609" w:rsidRPr="00557609">
        <w:rPr>
          <w:rFonts w:ascii="Times New Roman" w:hAnsi="Times New Roman" w:cs="Times New Roman"/>
          <w:lang w:val="en-US"/>
        </w:rPr>
        <w:br/>
      </w:r>
      <w:r w:rsidRPr="00557609">
        <w:rPr>
          <w:rFonts w:ascii="Times New Roman" w:hAnsi="Times New Roman" w:cs="Times New Roman"/>
          <w:lang w:val="en-US"/>
        </w:rPr>
        <w:t xml:space="preserve">Retrieved from: </w:t>
      </w:r>
      <w:hyperlink r:id="rId56" w:history="1">
        <w:r w:rsidRPr="00557609">
          <w:rPr>
            <w:rStyle w:val="Hyperlink"/>
            <w:rFonts w:ascii="Times New Roman" w:hAnsi="Times New Roman" w:cs="Times New Roman"/>
            <w:lang w:val="en-US"/>
          </w:rPr>
          <w:t>https://www.youtube.com/watch?v=euI2AFobS0w</w:t>
        </w:r>
      </w:hyperlink>
      <w:r w:rsidR="00557609">
        <w:rPr>
          <w:rFonts w:ascii="Times New Roman" w:hAnsi="Times New Roman" w:cs="Times New Roman"/>
          <w:lang w:val="en-US"/>
        </w:rPr>
        <w:br/>
      </w:r>
      <w:hyperlink r:id="rId57" w:history="1">
        <w:r w:rsidR="00557609" w:rsidRPr="009E2D38">
          <w:rPr>
            <w:rStyle w:val="Hyperlink"/>
            <w:rFonts w:ascii="Times New Roman" w:hAnsi="Times New Roman" w:cs="Times New Roman"/>
            <w:lang w:val="en-US"/>
          </w:rPr>
          <w:t>https://www.geeksforgeeks.org/levels-in-data-flow-diagrams-dfd/</w:t>
        </w:r>
      </w:hyperlink>
    </w:p>
    <w:p w14:paraId="6914D3FE" w14:textId="48A8D5B2" w:rsidR="007E21F6" w:rsidRPr="007E21F6" w:rsidRDefault="007E21F6" w:rsidP="007E21F6">
      <w:pPr>
        <w:rPr>
          <w:rFonts w:ascii="Times New Roman" w:hAnsi="Times New Roman" w:cs="Times New Roman"/>
          <w:lang w:val="en-US"/>
        </w:rPr>
      </w:pPr>
    </w:p>
    <w:sectPr w:rsidR="007E21F6" w:rsidRPr="007E21F6" w:rsidSect="00600D13">
      <w:headerReference w:type="default" r:id="rId58"/>
      <w:footerReference w:type="default" r:id="rId59"/>
      <w:headerReference w:type="first" r:id="rId60"/>
      <w:pgSz w:w="11906" w:h="16838"/>
      <w:pgMar w:top="1440" w:right="1440" w:bottom="1440" w:left="1440" w:header="397"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592E7C" w14:textId="77777777" w:rsidR="00CD3AAB" w:rsidRDefault="00CD3AAB" w:rsidP="00A46DE2">
      <w:pPr>
        <w:spacing w:after="0" w:line="240" w:lineRule="auto"/>
      </w:pPr>
      <w:r>
        <w:separator/>
      </w:r>
    </w:p>
  </w:endnote>
  <w:endnote w:type="continuationSeparator" w:id="0">
    <w:p w14:paraId="3F11D65E" w14:textId="77777777" w:rsidR="00CD3AAB" w:rsidRDefault="00CD3AAB" w:rsidP="00A46DE2">
      <w:pPr>
        <w:spacing w:after="0" w:line="240" w:lineRule="auto"/>
      </w:pPr>
      <w:r>
        <w:continuationSeparator/>
      </w:r>
    </w:p>
  </w:endnote>
  <w:endnote w:type="continuationNotice" w:id="1">
    <w:p w14:paraId="4BE226B0" w14:textId="77777777" w:rsidR="00CD3AAB" w:rsidRDefault="00CD3AA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3762589"/>
      <w:docPartObj>
        <w:docPartGallery w:val="Page Numbers (Bottom of Page)"/>
        <w:docPartUnique/>
      </w:docPartObj>
    </w:sdtPr>
    <w:sdtEndPr>
      <w:rPr>
        <w:noProof/>
      </w:rPr>
    </w:sdtEndPr>
    <w:sdtContent>
      <w:p w14:paraId="4FFF49AF" w14:textId="6B7EC4EA" w:rsidR="00B849F7" w:rsidRDefault="00B849F7">
        <w:pPr>
          <w:pStyle w:val="Footer"/>
          <w:jc w:val="center"/>
        </w:pPr>
        <w:r w:rsidRPr="00611491">
          <w:rPr>
            <w:rFonts w:ascii="Times New Roman" w:hAnsi="Times New Roman" w:cs="Times New Roman"/>
          </w:rPr>
          <w:fldChar w:fldCharType="begin"/>
        </w:r>
        <w:r w:rsidRPr="00611491">
          <w:rPr>
            <w:rFonts w:ascii="Times New Roman" w:hAnsi="Times New Roman" w:cs="Times New Roman"/>
          </w:rPr>
          <w:instrText xml:space="preserve"> PAGE   \* MERGEFORMAT </w:instrText>
        </w:r>
        <w:r w:rsidRPr="00611491">
          <w:rPr>
            <w:rFonts w:ascii="Times New Roman" w:hAnsi="Times New Roman" w:cs="Times New Roman"/>
          </w:rPr>
          <w:fldChar w:fldCharType="separate"/>
        </w:r>
        <w:r w:rsidRPr="00611491">
          <w:rPr>
            <w:rFonts w:ascii="Times New Roman" w:hAnsi="Times New Roman" w:cs="Times New Roman"/>
            <w:noProof/>
          </w:rPr>
          <w:t>2</w:t>
        </w:r>
        <w:r w:rsidRPr="00611491">
          <w:rPr>
            <w:rFonts w:ascii="Times New Roman" w:hAnsi="Times New Roman" w:cs="Times New Roman"/>
            <w:noProof/>
          </w:rPr>
          <w:fldChar w:fldCharType="end"/>
        </w:r>
      </w:p>
    </w:sdtContent>
  </w:sdt>
  <w:p w14:paraId="203ABEF8" w14:textId="77777777" w:rsidR="00A46DE2" w:rsidRDefault="00A46DE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EE452F" w14:textId="77777777" w:rsidR="00CD3AAB" w:rsidRDefault="00CD3AAB" w:rsidP="00A46DE2">
      <w:pPr>
        <w:spacing w:after="0" w:line="240" w:lineRule="auto"/>
      </w:pPr>
      <w:r>
        <w:separator/>
      </w:r>
    </w:p>
  </w:footnote>
  <w:footnote w:type="continuationSeparator" w:id="0">
    <w:p w14:paraId="1D48EA14" w14:textId="77777777" w:rsidR="00CD3AAB" w:rsidRDefault="00CD3AAB" w:rsidP="00A46DE2">
      <w:pPr>
        <w:spacing w:after="0" w:line="240" w:lineRule="auto"/>
      </w:pPr>
      <w:r>
        <w:continuationSeparator/>
      </w:r>
    </w:p>
  </w:footnote>
  <w:footnote w:type="continuationNotice" w:id="1">
    <w:p w14:paraId="2ECBDD5E" w14:textId="77777777" w:rsidR="00CD3AAB" w:rsidRDefault="00CD3AA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48B741" w14:textId="77777777" w:rsidR="00D52B69" w:rsidRPr="00D52B69" w:rsidRDefault="00D52B69" w:rsidP="00D52B69">
    <w:pPr>
      <w:pStyle w:val="Header"/>
      <w:tabs>
        <w:tab w:val="clear" w:pos="4513"/>
        <w:tab w:val="clear" w:pos="9026"/>
        <w:tab w:val="left" w:pos="3402"/>
        <w:tab w:val="left" w:pos="7371"/>
      </w:tabs>
      <w:ind w:firstLine="2835"/>
      <w:jc w:val="center"/>
      <w:rPr>
        <w:rFonts w:ascii="Times New Roman" w:hAnsi="Times New Roman" w:cs="Times New Roman"/>
      </w:rPr>
    </w:pPr>
    <w:r w:rsidRPr="00D52B69">
      <w:rPr>
        <w:rFonts w:ascii="Times New Roman" w:hAnsi="Times New Roman" w:cs="Times New Roman"/>
        <w:noProof/>
      </w:rPr>
      <w:drawing>
        <wp:anchor distT="0" distB="0" distL="114300" distR="114300" simplePos="0" relativeHeight="251661312" behindDoc="0" locked="0" layoutInCell="1" allowOverlap="1" wp14:anchorId="5CAAF873" wp14:editId="260A4AB1">
          <wp:simplePos x="0" y="0"/>
          <wp:positionH relativeFrom="margin">
            <wp:posOffset>7620</wp:posOffset>
          </wp:positionH>
          <wp:positionV relativeFrom="paragraph">
            <wp:posOffset>-68581</wp:posOffset>
          </wp:positionV>
          <wp:extent cx="899160" cy="430423"/>
          <wp:effectExtent l="0" t="0" r="0" b="8255"/>
          <wp:wrapNone/>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xt&#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10266" cy="435740"/>
                  </a:xfrm>
                  <a:prstGeom prst="rect">
                    <a:avLst/>
                  </a:prstGeom>
                  <a:noFill/>
                </pic:spPr>
              </pic:pic>
            </a:graphicData>
          </a:graphic>
          <wp14:sizeRelH relativeFrom="page">
            <wp14:pctWidth>0</wp14:pctWidth>
          </wp14:sizeRelH>
          <wp14:sizeRelV relativeFrom="page">
            <wp14:pctHeight>0</wp14:pctHeight>
          </wp14:sizeRelV>
        </wp:anchor>
      </w:drawing>
    </w:r>
    <w:r w:rsidRPr="00D52B69">
      <w:rPr>
        <w:rFonts w:ascii="Times New Roman" w:hAnsi="Times New Roman" w:cs="Times New Roman"/>
      </w:rPr>
      <w:t>Vertical Farm Control System</w:t>
    </w:r>
    <w:r>
      <w:rPr>
        <w:rFonts w:ascii="Times New Roman" w:hAnsi="Times New Roman" w:cs="Times New Roman"/>
      </w:rPr>
      <w:t xml:space="preserve"> </w:t>
    </w:r>
    <w:r>
      <w:rPr>
        <w:rFonts w:ascii="Times New Roman" w:hAnsi="Times New Roman" w:cs="Times New Roman"/>
      </w:rPr>
      <w:tab/>
      <w:t>Group: 10</w:t>
    </w:r>
  </w:p>
  <w:p w14:paraId="1AA2FE85" w14:textId="77777777" w:rsidR="00D52B69" w:rsidRDefault="00D52B6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CA523F" w14:textId="2AB028A0" w:rsidR="00D52B69" w:rsidRPr="00D52B69" w:rsidRDefault="00D52B69" w:rsidP="00D52B69">
    <w:pPr>
      <w:pStyle w:val="Header"/>
      <w:tabs>
        <w:tab w:val="clear" w:pos="4513"/>
        <w:tab w:val="clear" w:pos="9026"/>
        <w:tab w:val="left" w:pos="3402"/>
        <w:tab w:val="left" w:pos="7371"/>
      </w:tabs>
      <w:rPr>
        <w:rFonts w:ascii="Times New Roman" w:hAnsi="Times New Roman" w:cs="Times New Roma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D7143"/>
    <w:multiLevelType w:val="hybridMultilevel"/>
    <w:tmpl w:val="AB460B44"/>
    <w:lvl w:ilvl="0" w:tplc="9BEE8286">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665090E"/>
    <w:multiLevelType w:val="hybridMultilevel"/>
    <w:tmpl w:val="AB288C76"/>
    <w:lvl w:ilvl="0" w:tplc="929AAF94">
      <w:start w:val="1"/>
      <w:numFmt w:val="decimal"/>
      <w:lvlText w:val="R%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8AC6B27"/>
    <w:multiLevelType w:val="multilevel"/>
    <w:tmpl w:val="97A637AC"/>
    <w:lvl w:ilvl="0">
      <w:start w:val="3"/>
      <w:numFmt w:val="decimal"/>
      <w:lvlText w:val="%1"/>
      <w:lvlJc w:val="left"/>
      <w:pPr>
        <w:ind w:left="360" w:hanging="360"/>
      </w:pPr>
      <w:rPr>
        <w:rFonts w:hint="default"/>
      </w:rPr>
    </w:lvl>
    <w:lvl w:ilvl="1">
      <w:start w:val="1"/>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3" w15:restartNumberingAfterBreak="0">
    <w:nsid w:val="08F711AA"/>
    <w:multiLevelType w:val="multilevel"/>
    <w:tmpl w:val="97A637AC"/>
    <w:lvl w:ilvl="0">
      <w:start w:val="3"/>
      <w:numFmt w:val="decimal"/>
      <w:lvlText w:val="%1"/>
      <w:lvlJc w:val="left"/>
      <w:pPr>
        <w:ind w:left="360" w:hanging="360"/>
      </w:pPr>
      <w:rPr>
        <w:rFonts w:hint="default"/>
      </w:rPr>
    </w:lvl>
    <w:lvl w:ilvl="1">
      <w:start w:val="1"/>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4" w15:restartNumberingAfterBreak="0">
    <w:nsid w:val="116E6E9C"/>
    <w:multiLevelType w:val="hybridMultilevel"/>
    <w:tmpl w:val="4A6A563E"/>
    <w:lvl w:ilvl="0" w:tplc="0A4C46DE">
      <w:start w:val="3"/>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7639A9"/>
    <w:multiLevelType w:val="multilevel"/>
    <w:tmpl w:val="86EED97C"/>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1CBE6319"/>
    <w:multiLevelType w:val="hybridMultilevel"/>
    <w:tmpl w:val="63145238"/>
    <w:lvl w:ilvl="0" w:tplc="31367348">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7E93FB2"/>
    <w:multiLevelType w:val="hybridMultilevel"/>
    <w:tmpl w:val="36CEC540"/>
    <w:lvl w:ilvl="0" w:tplc="F00A66D4">
      <w:start w:val="3"/>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89A5E7F"/>
    <w:multiLevelType w:val="hybridMultilevel"/>
    <w:tmpl w:val="0878459A"/>
    <w:lvl w:ilvl="0" w:tplc="0002C39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926453E"/>
    <w:multiLevelType w:val="hybridMultilevel"/>
    <w:tmpl w:val="CABAB4EA"/>
    <w:lvl w:ilvl="0" w:tplc="83725290">
      <w:start w:val="11"/>
      <w:numFmt w:val="decimal"/>
      <w:pStyle w:val="Requirementlist"/>
      <w:lvlText w:val="R%1."/>
      <w:lvlJc w:val="left"/>
      <w:pPr>
        <w:ind w:left="4668" w:hanging="360"/>
      </w:pPr>
      <w:rPr>
        <w:rFonts w:hint="default"/>
      </w:rPr>
    </w:lvl>
    <w:lvl w:ilvl="1" w:tplc="04090019">
      <w:start w:val="1"/>
      <w:numFmt w:val="lowerLetter"/>
      <w:lvlText w:val="%2."/>
      <w:lvlJc w:val="left"/>
      <w:pPr>
        <w:ind w:left="3130" w:hanging="360"/>
      </w:pPr>
    </w:lvl>
    <w:lvl w:ilvl="2" w:tplc="0409001B" w:tentative="1">
      <w:start w:val="1"/>
      <w:numFmt w:val="lowerRoman"/>
      <w:lvlText w:val="%3."/>
      <w:lvlJc w:val="right"/>
      <w:pPr>
        <w:ind w:left="3850" w:hanging="180"/>
      </w:pPr>
    </w:lvl>
    <w:lvl w:ilvl="3" w:tplc="0409000F" w:tentative="1">
      <w:start w:val="1"/>
      <w:numFmt w:val="decimal"/>
      <w:lvlText w:val="%4."/>
      <w:lvlJc w:val="left"/>
      <w:pPr>
        <w:ind w:left="4570" w:hanging="360"/>
      </w:pPr>
    </w:lvl>
    <w:lvl w:ilvl="4" w:tplc="04090019" w:tentative="1">
      <w:start w:val="1"/>
      <w:numFmt w:val="lowerLetter"/>
      <w:lvlText w:val="%5."/>
      <w:lvlJc w:val="left"/>
      <w:pPr>
        <w:ind w:left="5290" w:hanging="360"/>
      </w:pPr>
    </w:lvl>
    <w:lvl w:ilvl="5" w:tplc="0409001B" w:tentative="1">
      <w:start w:val="1"/>
      <w:numFmt w:val="lowerRoman"/>
      <w:lvlText w:val="%6."/>
      <w:lvlJc w:val="right"/>
      <w:pPr>
        <w:ind w:left="6010" w:hanging="180"/>
      </w:pPr>
    </w:lvl>
    <w:lvl w:ilvl="6" w:tplc="0409000F" w:tentative="1">
      <w:start w:val="1"/>
      <w:numFmt w:val="decimal"/>
      <w:lvlText w:val="%7."/>
      <w:lvlJc w:val="left"/>
      <w:pPr>
        <w:ind w:left="6730" w:hanging="360"/>
      </w:pPr>
    </w:lvl>
    <w:lvl w:ilvl="7" w:tplc="04090019" w:tentative="1">
      <w:start w:val="1"/>
      <w:numFmt w:val="lowerLetter"/>
      <w:lvlText w:val="%8."/>
      <w:lvlJc w:val="left"/>
      <w:pPr>
        <w:ind w:left="7450" w:hanging="360"/>
      </w:pPr>
    </w:lvl>
    <w:lvl w:ilvl="8" w:tplc="0409001B" w:tentative="1">
      <w:start w:val="1"/>
      <w:numFmt w:val="lowerRoman"/>
      <w:lvlText w:val="%9."/>
      <w:lvlJc w:val="right"/>
      <w:pPr>
        <w:ind w:left="8170" w:hanging="180"/>
      </w:pPr>
    </w:lvl>
  </w:abstractNum>
  <w:abstractNum w:abstractNumId="10" w15:restartNumberingAfterBreak="0">
    <w:nsid w:val="2ED732F6"/>
    <w:multiLevelType w:val="hybridMultilevel"/>
    <w:tmpl w:val="74DCA7A2"/>
    <w:lvl w:ilvl="0" w:tplc="929AAF94">
      <w:start w:val="1"/>
      <w:numFmt w:val="decimal"/>
      <w:lvlText w:val="R%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30A384F"/>
    <w:multiLevelType w:val="hybridMultilevel"/>
    <w:tmpl w:val="BB8A1452"/>
    <w:lvl w:ilvl="0" w:tplc="755CE37A">
      <w:start w:val="1"/>
      <w:numFmt w:val="decimal"/>
      <w:lvlText w:val="R%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33307907"/>
    <w:multiLevelType w:val="multilevel"/>
    <w:tmpl w:val="87CE954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3B1C7382"/>
    <w:multiLevelType w:val="hybridMultilevel"/>
    <w:tmpl w:val="3D5448C6"/>
    <w:lvl w:ilvl="0" w:tplc="71867B4A">
      <w:start w:val="3"/>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CBF3E86"/>
    <w:multiLevelType w:val="hybridMultilevel"/>
    <w:tmpl w:val="15DAC9B0"/>
    <w:lvl w:ilvl="0" w:tplc="9BEE8286">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4F10416"/>
    <w:multiLevelType w:val="hybridMultilevel"/>
    <w:tmpl w:val="16FAF2B8"/>
    <w:lvl w:ilvl="0" w:tplc="4F2A675E">
      <w:start w:val="3"/>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F7A49F8"/>
    <w:multiLevelType w:val="hybridMultilevel"/>
    <w:tmpl w:val="AF74655C"/>
    <w:lvl w:ilvl="0" w:tplc="621055F2">
      <w:start w:val="3"/>
      <w:numFmt w:val="bullet"/>
      <w:lvlText w:val=""/>
      <w:lvlJc w:val="left"/>
      <w:pPr>
        <w:ind w:left="1080" w:hanging="360"/>
      </w:pPr>
      <w:rPr>
        <w:rFonts w:ascii="Wingdings" w:eastAsiaTheme="minorHAnsi"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53FA5E52"/>
    <w:multiLevelType w:val="hybridMultilevel"/>
    <w:tmpl w:val="5F944D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4212A88"/>
    <w:multiLevelType w:val="multilevel"/>
    <w:tmpl w:val="46CA3EFA"/>
    <w:lvl w:ilvl="0">
      <w:start w:val="3"/>
      <w:numFmt w:val="decimal"/>
      <w:lvlText w:val="%1"/>
      <w:lvlJc w:val="left"/>
      <w:pPr>
        <w:ind w:left="360" w:hanging="360"/>
      </w:pPr>
      <w:rPr>
        <w:rFonts w:hint="default"/>
        <w:lang w:val="en-US"/>
      </w:rPr>
    </w:lvl>
    <w:lvl w:ilvl="1">
      <w:start w:val="1"/>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19" w15:restartNumberingAfterBreak="0">
    <w:nsid w:val="56BF272F"/>
    <w:multiLevelType w:val="hybridMultilevel"/>
    <w:tmpl w:val="C2F24B9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581A2252"/>
    <w:multiLevelType w:val="multilevel"/>
    <w:tmpl w:val="B78AE16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61F006CE"/>
    <w:multiLevelType w:val="hybridMultilevel"/>
    <w:tmpl w:val="66F6863A"/>
    <w:lvl w:ilvl="0" w:tplc="CBDC4C8C">
      <w:start w:val="1"/>
      <w:numFmt w:val="decimal"/>
      <w:lvlText w:val="[%1]"/>
      <w:lvlJc w:val="lef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85021F1"/>
    <w:multiLevelType w:val="hybridMultilevel"/>
    <w:tmpl w:val="A68A8CC0"/>
    <w:lvl w:ilvl="0" w:tplc="9BEE8286">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8C81F5B"/>
    <w:multiLevelType w:val="hybridMultilevel"/>
    <w:tmpl w:val="E38E53C4"/>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6F555193"/>
    <w:multiLevelType w:val="hybridMultilevel"/>
    <w:tmpl w:val="A19C6852"/>
    <w:lvl w:ilvl="0" w:tplc="8812A6B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6F6550F8"/>
    <w:multiLevelType w:val="hybridMultilevel"/>
    <w:tmpl w:val="D0CC9844"/>
    <w:lvl w:ilvl="0" w:tplc="52CE376E">
      <w:start w:val="3"/>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8103E95"/>
    <w:multiLevelType w:val="hybridMultilevel"/>
    <w:tmpl w:val="4A4CB26A"/>
    <w:lvl w:ilvl="0" w:tplc="14B6D138">
      <w:start w:val="1"/>
      <w:numFmt w:val="decimal"/>
      <w:pStyle w:val="Textlist"/>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7B007C10"/>
    <w:multiLevelType w:val="hybridMultilevel"/>
    <w:tmpl w:val="25D0F9A6"/>
    <w:lvl w:ilvl="0" w:tplc="503692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7B3A4075"/>
    <w:multiLevelType w:val="hybridMultilevel"/>
    <w:tmpl w:val="4176BB34"/>
    <w:lvl w:ilvl="0" w:tplc="E062898C">
      <w:start w:val="3"/>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46401211">
    <w:abstractNumId w:val="20"/>
  </w:num>
  <w:num w:numId="2" w16cid:durableId="2031181397">
    <w:abstractNumId w:val="5"/>
  </w:num>
  <w:num w:numId="3" w16cid:durableId="605889105">
    <w:abstractNumId w:val="18"/>
  </w:num>
  <w:num w:numId="4" w16cid:durableId="1830290244">
    <w:abstractNumId w:val="0"/>
  </w:num>
  <w:num w:numId="5" w16cid:durableId="1824420395">
    <w:abstractNumId w:val="6"/>
  </w:num>
  <w:num w:numId="6" w16cid:durableId="397675938">
    <w:abstractNumId w:val="14"/>
  </w:num>
  <w:num w:numId="7" w16cid:durableId="1709526637">
    <w:abstractNumId w:val="22"/>
  </w:num>
  <w:num w:numId="8" w16cid:durableId="304891206">
    <w:abstractNumId w:val="21"/>
  </w:num>
  <w:num w:numId="9" w16cid:durableId="1459568124">
    <w:abstractNumId w:val="12"/>
  </w:num>
  <w:num w:numId="10" w16cid:durableId="1294093150">
    <w:abstractNumId w:val="3"/>
  </w:num>
  <w:num w:numId="11" w16cid:durableId="135031598">
    <w:abstractNumId w:val="2"/>
  </w:num>
  <w:num w:numId="12" w16cid:durableId="1882791011">
    <w:abstractNumId w:val="10"/>
  </w:num>
  <w:num w:numId="13" w16cid:durableId="664631152">
    <w:abstractNumId w:val="17"/>
  </w:num>
  <w:num w:numId="14" w16cid:durableId="466316100">
    <w:abstractNumId w:val="1"/>
  </w:num>
  <w:num w:numId="15" w16cid:durableId="244262776">
    <w:abstractNumId w:val="23"/>
  </w:num>
  <w:num w:numId="16" w16cid:durableId="1677032601">
    <w:abstractNumId w:val="11"/>
  </w:num>
  <w:num w:numId="17" w16cid:durableId="203830945">
    <w:abstractNumId w:val="11"/>
  </w:num>
  <w:num w:numId="18" w16cid:durableId="1586572237">
    <w:abstractNumId w:val="11"/>
    <w:lvlOverride w:ilvl="0">
      <w:startOverride w:val="1"/>
    </w:lvlOverride>
  </w:num>
  <w:num w:numId="19" w16cid:durableId="509180635">
    <w:abstractNumId w:val="26"/>
  </w:num>
  <w:num w:numId="20" w16cid:durableId="812597353">
    <w:abstractNumId w:val="26"/>
    <w:lvlOverride w:ilvl="0">
      <w:startOverride w:val="1"/>
    </w:lvlOverride>
  </w:num>
  <w:num w:numId="21" w16cid:durableId="2023820554">
    <w:abstractNumId w:val="18"/>
  </w:num>
  <w:num w:numId="22" w16cid:durableId="89164909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927811038">
    <w:abstractNumId w:val="9"/>
  </w:num>
  <w:num w:numId="24" w16cid:durableId="1899508887">
    <w:abstractNumId w:val="9"/>
  </w:num>
  <w:num w:numId="25" w16cid:durableId="1887328507">
    <w:abstractNumId w:val="26"/>
    <w:lvlOverride w:ilvl="0">
      <w:startOverride w:val="1"/>
    </w:lvlOverride>
  </w:num>
  <w:num w:numId="26" w16cid:durableId="1839036171">
    <w:abstractNumId w:val="15"/>
  </w:num>
  <w:num w:numId="27" w16cid:durableId="95369555">
    <w:abstractNumId w:val="28"/>
  </w:num>
  <w:num w:numId="28" w16cid:durableId="1547371741">
    <w:abstractNumId w:val="16"/>
  </w:num>
  <w:num w:numId="29" w16cid:durableId="1318150798">
    <w:abstractNumId w:val="25"/>
  </w:num>
  <w:num w:numId="30" w16cid:durableId="1510678956">
    <w:abstractNumId w:val="4"/>
  </w:num>
  <w:num w:numId="31" w16cid:durableId="1137143941">
    <w:abstractNumId w:val="7"/>
  </w:num>
  <w:num w:numId="32" w16cid:durableId="1091240584">
    <w:abstractNumId w:val="13"/>
  </w:num>
  <w:num w:numId="33" w16cid:durableId="504830897">
    <w:abstractNumId w:val="8"/>
  </w:num>
  <w:num w:numId="34" w16cid:durableId="1081171764">
    <w:abstractNumId w:val="27"/>
  </w:num>
  <w:num w:numId="35" w16cid:durableId="240527260">
    <w:abstractNumId w:val="24"/>
  </w:num>
  <w:num w:numId="36" w16cid:durableId="420680950">
    <w:abstractNumId w:val="19"/>
  </w:num>
  <w:num w:numId="37" w16cid:durableId="1453669989">
    <w:abstractNumId w:val="9"/>
    <w:lvlOverride w:ilvl="0">
      <w:startOverride w:val="1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71EE"/>
    <w:rsid w:val="0001195E"/>
    <w:rsid w:val="0002774F"/>
    <w:rsid w:val="00037004"/>
    <w:rsid w:val="000827EA"/>
    <w:rsid w:val="000A0492"/>
    <w:rsid w:val="000A07DB"/>
    <w:rsid w:val="000B230E"/>
    <w:rsid w:val="000D4528"/>
    <w:rsid w:val="000F6F6E"/>
    <w:rsid w:val="00112460"/>
    <w:rsid w:val="00122DDC"/>
    <w:rsid w:val="00142AAA"/>
    <w:rsid w:val="00147593"/>
    <w:rsid w:val="00152CCC"/>
    <w:rsid w:val="00160D66"/>
    <w:rsid w:val="00161BBE"/>
    <w:rsid w:val="00165BAF"/>
    <w:rsid w:val="00177BE0"/>
    <w:rsid w:val="00192E7A"/>
    <w:rsid w:val="001A17D8"/>
    <w:rsid w:val="001E71B3"/>
    <w:rsid w:val="00201A82"/>
    <w:rsid w:val="002957AD"/>
    <w:rsid w:val="002A57FA"/>
    <w:rsid w:val="002B6567"/>
    <w:rsid w:val="002C32B8"/>
    <w:rsid w:val="00304387"/>
    <w:rsid w:val="003054F2"/>
    <w:rsid w:val="00314142"/>
    <w:rsid w:val="00322B25"/>
    <w:rsid w:val="003714D9"/>
    <w:rsid w:val="0037627E"/>
    <w:rsid w:val="00393653"/>
    <w:rsid w:val="003A775E"/>
    <w:rsid w:val="003B079D"/>
    <w:rsid w:val="003B5B2C"/>
    <w:rsid w:val="00401C3B"/>
    <w:rsid w:val="004307CA"/>
    <w:rsid w:val="00432766"/>
    <w:rsid w:val="0045127B"/>
    <w:rsid w:val="00456F8E"/>
    <w:rsid w:val="004630D9"/>
    <w:rsid w:val="004671EE"/>
    <w:rsid w:val="00496EA6"/>
    <w:rsid w:val="004B0EFA"/>
    <w:rsid w:val="004E6BA6"/>
    <w:rsid w:val="004E6BF6"/>
    <w:rsid w:val="004F6673"/>
    <w:rsid w:val="005040E1"/>
    <w:rsid w:val="00511447"/>
    <w:rsid w:val="00514B80"/>
    <w:rsid w:val="005203AA"/>
    <w:rsid w:val="0054123C"/>
    <w:rsid w:val="00547E9D"/>
    <w:rsid w:val="00557609"/>
    <w:rsid w:val="005654E5"/>
    <w:rsid w:val="005672C8"/>
    <w:rsid w:val="00580CDC"/>
    <w:rsid w:val="00582F4A"/>
    <w:rsid w:val="00584CD7"/>
    <w:rsid w:val="005A008B"/>
    <w:rsid w:val="005C29E1"/>
    <w:rsid w:val="005C4FE7"/>
    <w:rsid w:val="005D4247"/>
    <w:rsid w:val="00600D13"/>
    <w:rsid w:val="00607CCE"/>
    <w:rsid w:val="00611491"/>
    <w:rsid w:val="00624E45"/>
    <w:rsid w:val="00632215"/>
    <w:rsid w:val="00646FBC"/>
    <w:rsid w:val="006479DD"/>
    <w:rsid w:val="006836CF"/>
    <w:rsid w:val="006C1FA8"/>
    <w:rsid w:val="006C2EA3"/>
    <w:rsid w:val="006E54F1"/>
    <w:rsid w:val="006F7D69"/>
    <w:rsid w:val="00701D86"/>
    <w:rsid w:val="00727402"/>
    <w:rsid w:val="0073245A"/>
    <w:rsid w:val="00734F0F"/>
    <w:rsid w:val="00740FFB"/>
    <w:rsid w:val="007468D2"/>
    <w:rsid w:val="007550BE"/>
    <w:rsid w:val="007565F0"/>
    <w:rsid w:val="007676B1"/>
    <w:rsid w:val="00775D3A"/>
    <w:rsid w:val="007859F9"/>
    <w:rsid w:val="007874EE"/>
    <w:rsid w:val="007A0CC3"/>
    <w:rsid w:val="007A5E02"/>
    <w:rsid w:val="007B4A36"/>
    <w:rsid w:val="007C466B"/>
    <w:rsid w:val="007D4F5A"/>
    <w:rsid w:val="007D6990"/>
    <w:rsid w:val="007E21F3"/>
    <w:rsid w:val="007E21F6"/>
    <w:rsid w:val="007E67CB"/>
    <w:rsid w:val="007F035F"/>
    <w:rsid w:val="007F6DA3"/>
    <w:rsid w:val="00811111"/>
    <w:rsid w:val="00815C5C"/>
    <w:rsid w:val="00821574"/>
    <w:rsid w:val="008243FB"/>
    <w:rsid w:val="008363F5"/>
    <w:rsid w:val="008421F8"/>
    <w:rsid w:val="00897A7D"/>
    <w:rsid w:val="008C167D"/>
    <w:rsid w:val="008F378C"/>
    <w:rsid w:val="008F42DC"/>
    <w:rsid w:val="009117C0"/>
    <w:rsid w:val="009168DC"/>
    <w:rsid w:val="00921AF8"/>
    <w:rsid w:val="00936A5B"/>
    <w:rsid w:val="00952584"/>
    <w:rsid w:val="00952FC0"/>
    <w:rsid w:val="00966E85"/>
    <w:rsid w:val="009A092C"/>
    <w:rsid w:val="009C0A66"/>
    <w:rsid w:val="009D388F"/>
    <w:rsid w:val="00A131F0"/>
    <w:rsid w:val="00A169C2"/>
    <w:rsid w:val="00A17C0D"/>
    <w:rsid w:val="00A2450D"/>
    <w:rsid w:val="00A25693"/>
    <w:rsid w:val="00A42505"/>
    <w:rsid w:val="00A46DE2"/>
    <w:rsid w:val="00A53223"/>
    <w:rsid w:val="00A54965"/>
    <w:rsid w:val="00A57FF5"/>
    <w:rsid w:val="00A75ED5"/>
    <w:rsid w:val="00A851EF"/>
    <w:rsid w:val="00A960F6"/>
    <w:rsid w:val="00AA1D89"/>
    <w:rsid w:val="00AB091E"/>
    <w:rsid w:val="00AB3C7C"/>
    <w:rsid w:val="00AC139C"/>
    <w:rsid w:val="00AC1FAE"/>
    <w:rsid w:val="00AC2A02"/>
    <w:rsid w:val="00AE20AF"/>
    <w:rsid w:val="00AE2383"/>
    <w:rsid w:val="00AE2B1A"/>
    <w:rsid w:val="00AE4AA9"/>
    <w:rsid w:val="00B00B75"/>
    <w:rsid w:val="00B07285"/>
    <w:rsid w:val="00B15E80"/>
    <w:rsid w:val="00B171C7"/>
    <w:rsid w:val="00B21760"/>
    <w:rsid w:val="00B849F7"/>
    <w:rsid w:val="00B95262"/>
    <w:rsid w:val="00BA0987"/>
    <w:rsid w:val="00BB6226"/>
    <w:rsid w:val="00BD4F55"/>
    <w:rsid w:val="00BD6FB2"/>
    <w:rsid w:val="00BE1E76"/>
    <w:rsid w:val="00BF5A04"/>
    <w:rsid w:val="00C06AFE"/>
    <w:rsid w:val="00C20D9F"/>
    <w:rsid w:val="00C3449A"/>
    <w:rsid w:val="00C366B7"/>
    <w:rsid w:val="00C53B3A"/>
    <w:rsid w:val="00C5790E"/>
    <w:rsid w:val="00C85FF2"/>
    <w:rsid w:val="00C94F6A"/>
    <w:rsid w:val="00CA7114"/>
    <w:rsid w:val="00CB78C5"/>
    <w:rsid w:val="00CB7F80"/>
    <w:rsid w:val="00CD3AAB"/>
    <w:rsid w:val="00CD7BE6"/>
    <w:rsid w:val="00CE15BB"/>
    <w:rsid w:val="00CE4210"/>
    <w:rsid w:val="00CF31B3"/>
    <w:rsid w:val="00D04C60"/>
    <w:rsid w:val="00D14D16"/>
    <w:rsid w:val="00D15F71"/>
    <w:rsid w:val="00D21A9B"/>
    <w:rsid w:val="00D239E4"/>
    <w:rsid w:val="00D23F3E"/>
    <w:rsid w:val="00D514B5"/>
    <w:rsid w:val="00D52B69"/>
    <w:rsid w:val="00DA4846"/>
    <w:rsid w:val="00DC0DBA"/>
    <w:rsid w:val="00DC6BBC"/>
    <w:rsid w:val="00DD11EC"/>
    <w:rsid w:val="00DD6E01"/>
    <w:rsid w:val="00E13F2D"/>
    <w:rsid w:val="00E25951"/>
    <w:rsid w:val="00E351D1"/>
    <w:rsid w:val="00E35567"/>
    <w:rsid w:val="00E364E8"/>
    <w:rsid w:val="00E85263"/>
    <w:rsid w:val="00E96A9C"/>
    <w:rsid w:val="00EB34F9"/>
    <w:rsid w:val="00EB3518"/>
    <w:rsid w:val="00EC6B94"/>
    <w:rsid w:val="00ED4FE3"/>
    <w:rsid w:val="00EF2760"/>
    <w:rsid w:val="00F01520"/>
    <w:rsid w:val="00F12208"/>
    <w:rsid w:val="00F236AC"/>
    <w:rsid w:val="00F23E97"/>
    <w:rsid w:val="00F314CB"/>
    <w:rsid w:val="00F61B08"/>
    <w:rsid w:val="00F8533B"/>
    <w:rsid w:val="00FA54FF"/>
    <w:rsid w:val="00FD12E6"/>
    <w:rsid w:val="00FE2203"/>
    <w:rsid w:val="00FE548A"/>
    <w:rsid w:val="00FE6E8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AFDB4F"/>
  <w15:chartTrackingRefBased/>
  <w15:docId w15:val="{63BE9317-3BEE-4560-9D2C-7AAF6E5BAC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672C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672C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F8533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qFormat/>
    <w:rsid w:val="00727402"/>
    <w:pPr>
      <w:ind w:left="720"/>
      <w:contextualSpacing/>
    </w:pPr>
  </w:style>
  <w:style w:type="character" w:customStyle="1" w:styleId="Heading1Char">
    <w:name w:val="Heading 1 Char"/>
    <w:basedOn w:val="DefaultParagraphFont"/>
    <w:link w:val="Heading1"/>
    <w:uiPriority w:val="9"/>
    <w:rsid w:val="005672C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672C8"/>
    <w:pPr>
      <w:outlineLvl w:val="9"/>
    </w:pPr>
    <w:rPr>
      <w:lang w:val="en-US"/>
    </w:rPr>
  </w:style>
  <w:style w:type="character" w:customStyle="1" w:styleId="Heading2Char">
    <w:name w:val="Heading 2 Char"/>
    <w:basedOn w:val="DefaultParagraphFont"/>
    <w:link w:val="Heading2"/>
    <w:uiPriority w:val="9"/>
    <w:rsid w:val="005672C8"/>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A46DE2"/>
    <w:pPr>
      <w:tabs>
        <w:tab w:val="center" w:pos="4513"/>
        <w:tab w:val="right" w:pos="9026"/>
      </w:tabs>
      <w:spacing w:after="0" w:line="240" w:lineRule="auto"/>
    </w:pPr>
  </w:style>
  <w:style w:type="character" w:customStyle="1" w:styleId="HeaderChar">
    <w:name w:val="Header Char"/>
    <w:basedOn w:val="DefaultParagraphFont"/>
    <w:link w:val="Header"/>
    <w:uiPriority w:val="99"/>
    <w:rsid w:val="00A46DE2"/>
  </w:style>
  <w:style w:type="paragraph" w:styleId="Footer">
    <w:name w:val="footer"/>
    <w:basedOn w:val="Normal"/>
    <w:link w:val="FooterChar"/>
    <w:uiPriority w:val="99"/>
    <w:unhideWhenUsed/>
    <w:rsid w:val="00A46DE2"/>
    <w:pPr>
      <w:tabs>
        <w:tab w:val="center" w:pos="4513"/>
        <w:tab w:val="right" w:pos="9026"/>
      </w:tabs>
      <w:spacing w:after="0" w:line="240" w:lineRule="auto"/>
    </w:pPr>
  </w:style>
  <w:style w:type="character" w:customStyle="1" w:styleId="FooterChar">
    <w:name w:val="Footer Char"/>
    <w:basedOn w:val="DefaultParagraphFont"/>
    <w:link w:val="Footer"/>
    <w:uiPriority w:val="99"/>
    <w:rsid w:val="00A46DE2"/>
  </w:style>
  <w:style w:type="paragraph" w:styleId="TOC1">
    <w:name w:val="toc 1"/>
    <w:basedOn w:val="Normal"/>
    <w:next w:val="Normal"/>
    <w:autoRedefine/>
    <w:uiPriority w:val="39"/>
    <w:unhideWhenUsed/>
    <w:rsid w:val="00A46DE2"/>
    <w:pPr>
      <w:spacing w:after="100"/>
    </w:pPr>
  </w:style>
  <w:style w:type="paragraph" w:styleId="TOC2">
    <w:name w:val="toc 2"/>
    <w:basedOn w:val="Normal"/>
    <w:next w:val="Normal"/>
    <w:autoRedefine/>
    <w:uiPriority w:val="39"/>
    <w:unhideWhenUsed/>
    <w:rsid w:val="00A46DE2"/>
    <w:pPr>
      <w:spacing w:after="100"/>
      <w:ind w:left="220"/>
    </w:pPr>
  </w:style>
  <w:style w:type="character" w:styleId="Hyperlink">
    <w:name w:val="Hyperlink"/>
    <w:basedOn w:val="DefaultParagraphFont"/>
    <w:uiPriority w:val="99"/>
    <w:unhideWhenUsed/>
    <w:rsid w:val="00A46DE2"/>
    <w:rPr>
      <w:color w:val="0563C1" w:themeColor="hyperlink"/>
      <w:u w:val="single"/>
    </w:rPr>
  </w:style>
  <w:style w:type="character" w:styleId="UnresolvedMention">
    <w:name w:val="Unresolved Mention"/>
    <w:basedOn w:val="DefaultParagraphFont"/>
    <w:uiPriority w:val="99"/>
    <w:semiHidden/>
    <w:unhideWhenUsed/>
    <w:rsid w:val="00EF2760"/>
    <w:rPr>
      <w:color w:val="605E5C"/>
      <w:shd w:val="clear" w:color="auto" w:fill="E1DFDD"/>
    </w:rPr>
  </w:style>
  <w:style w:type="paragraph" w:styleId="Caption">
    <w:name w:val="caption"/>
    <w:basedOn w:val="Normal"/>
    <w:next w:val="Normal"/>
    <w:uiPriority w:val="35"/>
    <w:unhideWhenUsed/>
    <w:qFormat/>
    <w:rsid w:val="00E364E8"/>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E364E8"/>
    <w:pPr>
      <w:spacing w:after="0"/>
    </w:pPr>
  </w:style>
  <w:style w:type="paragraph" w:customStyle="1" w:styleId="Textcontent">
    <w:name w:val="Text_content"/>
    <w:basedOn w:val="Normal"/>
    <w:link w:val="TextcontentChar"/>
    <w:qFormat/>
    <w:rsid w:val="00E364E8"/>
    <w:pPr>
      <w:spacing w:after="240"/>
      <w:ind w:left="448" w:right="295"/>
      <w:jc w:val="both"/>
    </w:pPr>
    <w:rPr>
      <w:rFonts w:ascii="Times New Roman" w:hAnsi="Times New Roman" w:cs="Times New Roman"/>
      <w:lang w:val="en-US"/>
    </w:rPr>
  </w:style>
  <w:style w:type="paragraph" w:customStyle="1" w:styleId="Textlist">
    <w:name w:val="Text_list"/>
    <w:basedOn w:val="ListParagraph"/>
    <w:link w:val="TextlistChar"/>
    <w:qFormat/>
    <w:rsid w:val="00D23F3E"/>
    <w:pPr>
      <w:numPr>
        <w:numId w:val="19"/>
      </w:numPr>
      <w:ind w:right="296"/>
      <w:jc w:val="both"/>
    </w:pPr>
    <w:rPr>
      <w:rFonts w:ascii="Times New Roman" w:hAnsi="Times New Roman" w:cs="Times New Roman"/>
      <w:bCs/>
      <w:iCs/>
      <w:lang w:val="en-US"/>
    </w:rPr>
  </w:style>
  <w:style w:type="character" w:customStyle="1" w:styleId="TextcontentChar">
    <w:name w:val="Text_content Char"/>
    <w:basedOn w:val="DefaultParagraphFont"/>
    <w:link w:val="Textcontent"/>
    <w:rsid w:val="00E364E8"/>
    <w:rPr>
      <w:rFonts w:ascii="Times New Roman" w:hAnsi="Times New Roman" w:cs="Times New Roman"/>
      <w:lang w:val="en-US"/>
    </w:rPr>
  </w:style>
  <w:style w:type="paragraph" w:customStyle="1" w:styleId="Subtitle">
    <w:name w:val="Sub_title"/>
    <w:basedOn w:val="Heading2"/>
    <w:link w:val="SubtitleChar"/>
    <w:qFormat/>
    <w:rsid w:val="00FE548A"/>
    <w:pPr>
      <w:spacing w:before="240" w:after="120"/>
    </w:pPr>
    <w:rPr>
      <w:rFonts w:ascii="Times New Roman" w:hAnsi="Times New Roman" w:cs="Times New Roman"/>
      <w:lang w:val="en-US"/>
    </w:rPr>
  </w:style>
  <w:style w:type="character" w:customStyle="1" w:styleId="ListParagraphChar">
    <w:name w:val="List Paragraph Char"/>
    <w:basedOn w:val="DefaultParagraphFont"/>
    <w:link w:val="ListParagraph"/>
    <w:rsid w:val="00E364E8"/>
  </w:style>
  <w:style w:type="character" w:customStyle="1" w:styleId="TextlistChar">
    <w:name w:val="Text_list Char"/>
    <w:basedOn w:val="ListParagraphChar"/>
    <w:link w:val="Textlist"/>
    <w:rsid w:val="00E364E8"/>
    <w:rPr>
      <w:rFonts w:ascii="Times New Roman" w:hAnsi="Times New Roman" w:cs="Times New Roman"/>
      <w:bCs/>
      <w:iCs/>
      <w:lang w:val="en-US"/>
    </w:rPr>
  </w:style>
  <w:style w:type="paragraph" w:customStyle="1" w:styleId="Requirementlist">
    <w:name w:val="Requirement_list"/>
    <w:basedOn w:val="Textlist"/>
    <w:link w:val="RequirementlistChar"/>
    <w:qFormat/>
    <w:rsid w:val="00D23F3E"/>
    <w:pPr>
      <w:numPr>
        <w:numId w:val="24"/>
      </w:numPr>
    </w:pPr>
  </w:style>
  <w:style w:type="character" w:customStyle="1" w:styleId="SubtitleChar">
    <w:name w:val="Sub_title Char"/>
    <w:basedOn w:val="Heading2Char"/>
    <w:link w:val="Subtitle"/>
    <w:rsid w:val="00FE548A"/>
    <w:rPr>
      <w:rFonts w:ascii="Times New Roman" w:eastAsiaTheme="majorEastAsia" w:hAnsi="Times New Roman" w:cs="Times New Roman"/>
      <w:color w:val="2F5496" w:themeColor="accent1" w:themeShade="BF"/>
      <w:sz w:val="26"/>
      <w:szCs w:val="26"/>
      <w:lang w:val="en-US"/>
    </w:rPr>
  </w:style>
  <w:style w:type="paragraph" w:customStyle="1" w:styleId="Sectiontitle">
    <w:name w:val="Section_title"/>
    <w:basedOn w:val="Heading1"/>
    <w:link w:val="SectiontitleChar"/>
    <w:qFormat/>
    <w:rsid w:val="00FE548A"/>
    <w:pPr>
      <w:spacing w:after="240"/>
    </w:pPr>
    <w:rPr>
      <w:rFonts w:ascii="Times New Roman" w:hAnsi="Times New Roman" w:cs="Times New Roman"/>
      <w:lang w:val="en-US"/>
    </w:rPr>
  </w:style>
  <w:style w:type="character" w:customStyle="1" w:styleId="RequirementlistChar">
    <w:name w:val="Requirement_list Char"/>
    <w:basedOn w:val="TextlistChar"/>
    <w:link w:val="Requirementlist"/>
    <w:rsid w:val="00D23F3E"/>
    <w:rPr>
      <w:rFonts w:ascii="Times New Roman" w:hAnsi="Times New Roman" w:cs="Times New Roman"/>
      <w:bCs/>
      <w:iCs/>
      <w:lang w:val="en-US"/>
    </w:rPr>
  </w:style>
  <w:style w:type="character" w:customStyle="1" w:styleId="Heading3Char">
    <w:name w:val="Heading 3 Char"/>
    <w:basedOn w:val="DefaultParagraphFont"/>
    <w:link w:val="Heading3"/>
    <w:uiPriority w:val="9"/>
    <w:semiHidden/>
    <w:rsid w:val="00F8533B"/>
    <w:rPr>
      <w:rFonts w:asciiTheme="majorHAnsi" w:eastAsiaTheme="majorEastAsia" w:hAnsiTheme="majorHAnsi" w:cstheme="majorBidi"/>
      <w:color w:val="1F3763" w:themeColor="accent1" w:themeShade="7F"/>
      <w:sz w:val="24"/>
      <w:szCs w:val="24"/>
    </w:rPr>
  </w:style>
  <w:style w:type="character" w:customStyle="1" w:styleId="SectiontitleChar">
    <w:name w:val="Section_title Char"/>
    <w:basedOn w:val="Heading1Char"/>
    <w:link w:val="Sectiontitle"/>
    <w:rsid w:val="00FE548A"/>
    <w:rPr>
      <w:rFonts w:ascii="Times New Roman" w:eastAsiaTheme="majorEastAsia" w:hAnsi="Times New Roman" w:cs="Times New Roman"/>
      <w:color w:val="2F5496" w:themeColor="accent1" w:themeShade="BF"/>
      <w:sz w:val="32"/>
      <w:szCs w:val="32"/>
      <w:lang w:val="en-US"/>
    </w:rPr>
  </w:style>
  <w:style w:type="table" w:styleId="TableGrid">
    <w:name w:val="Table Grid"/>
    <w:basedOn w:val="TableNormal"/>
    <w:uiPriority w:val="39"/>
    <w:rsid w:val="004B0E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DC6BBC"/>
    <w:rPr>
      <w:color w:val="808080"/>
    </w:rPr>
  </w:style>
  <w:style w:type="paragraph" w:styleId="Revision">
    <w:name w:val="Revision"/>
    <w:hidden/>
    <w:uiPriority w:val="99"/>
    <w:semiHidden/>
    <w:rsid w:val="00734F0F"/>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5935028">
      <w:bodyDiv w:val="1"/>
      <w:marLeft w:val="0"/>
      <w:marRight w:val="0"/>
      <w:marTop w:val="0"/>
      <w:marBottom w:val="0"/>
      <w:divBdr>
        <w:top w:val="none" w:sz="0" w:space="0" w:color="auto"/>
        <w:left w:val="none" w:sz="0" w:space="0" w:color="auto"/>
        <w:bottom w:val="none" w:sz="0" w:space="0" w:color="auto"/>
        <w:right w:val="none" w:sz="0" w:space="0" w:color="auto"/>
      </w:divBdr>
    </w:div>
    <w:div w:id="1190025804">
      <w:bodyDiv w:val="1"/>
      <w:marLeft w:val="0"/>
      <w:marRight w:val="0"/>
      <w:marTop w:val="0"/>
      <w:marBottom w:val="0"/>
      <w:divBdr>
        <w:top w:val="none" w:sz="0" w:space="0" w:color="auto"/>
        <w:left w:val="none" w:sz="0" w:space="0" w:color="auto"/>
        <w:bottom w:val="none" w:sz="0" w:space="0" w:color="auto"/>
        <w:right w:val="none" w:sz="0" w:space="0" w:color="auto"/>
      </w:divBdr>
    </w:div>
    <w:div w:id="1309944895">
      <w:bodyDiv w:val="1"/>
      <w:marLeft w:val="0"/>
      <w:marRight w:val="0"/>
      <w:marTop w:val="0"/>
      <w:marBottom w:val="0"/>
      <w:divBdr>
        <w:top w:val="none" w:sz="0" w:space="0" w:color="auto"/>
        <w:left w:val="none" w:sz="0" w:space="0" w:color="auto"/>
        <w:bottom w:val="none" w:sz="0" w:space="0" w:color="auto"/>
        <w:right w:val="none" w:sz="0" w:space="0" w:color="auto"/>
      </w:divBdr>
    </w:div>
    <w:div w:id="1460223307">
      <w:bodyDiv w:val="1"/>
      <w:marLeft w:val="0"/>
      <w:marRight w:val="0"/>
      <w:marTop w:val="0"/>
      <w:marBottom w:val="0"/>
      <w:divBdr>
        <w:top w:val="none" w:sz="0" w:space="0" w:color="auto"/>
        <w:left w:val="none" w:sz="0" w:space="0" w:color="auto"/>
        <w:bottom w:val="none" w:sz="0" w:space="0" w:color="auto"/>
        <w:right w:val="none" w:sz="0" w:space="0" w:color="auto"/>
      </w:divBdr>
    </w:div>
    <w:div w:id="1464421821">
      <w:bodyDiv w:val="1"/>
      <w:marLeft w:val="0"/>
      <w:marRight w:val="0"/>
      <w:marTop w:val="0"/>
      <w:marBottom w:val="0"/>
      <w:divBdr>
        <w:top w:val="none" w:sz="0" w:space="0" w:color="auto"/>
        <w:left w:val="none" w:sz="0" w:space="0" w:color="auto"/>
        <w:bottom w:val="none" w:sz="0" w:space="0" w:color="auto"/>
        <w:right w:val="none" w:sz="0" w:space="0" w:color="auto"/>
      </w:divBdr>
    </w:div>
    <w:div w:id="1644385860">
      <w:bodyDiv w:val="1"/>
      <w:marLeft w:val="0"/>
      <w:marRight w:val="0"/>
      <w:marTop w:val="0"/>
      <w:marBottom w:val="0"/>
      <w:divBdr>
        <w:top w:val="none" w:sz="0" w:space="0" w:color="auto"/>
        <w:left w:val="none" w:sz="0" w:space="0" w:color="auto"/>
        <w:bottom w:val="none" w:sz="0" w:space="0" w:color="auto"/>
        <w:right w:val="none" w:sz="0" w:space="0" w:color="auto"/>
      </w:divBdr>
    </w:div>
    <w:div w:id="1742563434">
      <w:bodyDiv w:val="1"/>
      <w:marLeft w:val="0"/>
      <w:marRight w:val="0"/>
      <w:marTop w:val="0"/>
      <w:marBottom w:val="0"/>
      <w:divBdr>
        <w:top w:val="none" w:sz="0" w:space="0" w:color="auto"/>
        <w:left w:val="none" w:sz="0" w:space="0" w:color="auto"/>
        <w:bottom w:val="none" w:sz="0" w:space="0" w:color="auto"/>
        <w:right w:val="none" w:sz="0" w:space="0" w:color="auto"/>
      </w:divBdr>
    </w:div>
    <w:div w:id="17979842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UTCN\AN3\SEM1%20-%20Erasmus\Software%20Engineering%20CS3500\Lab\Software-Engineering-Project\Software-Engineering-Project\Team10_D4.docx" TargetMode="External"/><Relationship Id="rId18" Type="http://schemas.openxmlformats.org/officeDocument/2006/relationships/hyperlink" Target="file:///D:\UTCN\AN3\SEM1%20-%20Erasmus\Software%20Engineering%20CS3500\Lab\Software-Engineering-Project\Software-Engineering-Project\Team10_D4.docx" TargetMode="External"/><Relationship Id="rId26" Type="http://schemas.openxmlformats.org/officeDocument/2006/relationships/image" Target="media/image5.png"/><Relationship Id="rId39" Type="http://schemas.openxmlformats.org/officeDocument/2006/relationships/image" Target="media/image18.png"/><Relationship Id="rId21" Type="http://schemas.openxmlformats.org/officeDocument/2006/relationships/hyperlink" Target="file:///D:\UTCN\AN3\SEM1%20-%20Erasmus\Software%20Engineering%20CS3500\Lab\Software-Engineering-Project\Software-Engineering-Project\Team10_D4.docx" TargetMode="External"/><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hyperlink" Target="https://www.mdpi.com/2311-7524/7/9/283/ht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D:\UTCN\AN3\SEM1%20-%20Erasmus\Software%20Engineering%20CS3500\Lab\Software-Engineering-Project\Software-Engineering-Project\Team10_D4.docx" TargetMode="External"/><Relationship Id="rId29" Type="http://schemas.openxmlformats.org/officeDocument/2006/relationships/image" Target="media/image8.png"/><Relationship Id="rId11" Type="http://schemas.openxmlformats.org/officeDocument/2006/relationships/hyperlink" Target="file:///D:\UTCN\AN3\SEM1%20-%20Erasmus\Software%20Engineering%20CS3500\Lab\Software-Engineering-Project\Software-Engineering-Project\Team10_D4.docx" TargetMode="Externa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hyperlink" Target="file:///D:\UTCN\AN3\SEM1%20-%20Erasmus\Software%20Engineering%20CS3500\Lab\Software-Engineering-Project\Software-Engineering-Project\Team10_D4.docx" TargetMode="External"/><Relationship Id="rId14" Type="http://schemas.openxmlformats.org/officeDocument/2006/relationships/hyperlink" Target="file:///D:\UTCN\AN3\SEM1%20-%20Erasmus\Software%20Engineering%20CS3500\Lab\Software-Engineering-Project\Software-Engineering-Project\Team10_D4.docx" TargetMode="External"/><Relationship Id="rId22" Type="http://schemas.openxmlformats.org/officeDocument/2006/relationships/hyperlink" Target="file:///D:\UTCN\AN3\SEM1%20-%20Erasmus\Software%20Engineering%20CS3500\Lab\Software-Engineering-Project\Software-Engineering-Project\Team10_D4.docx"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6.png"/><Relationship Id="rId56" Type="http://schemas.openxmlformats.org/officeDocument/2006/relationships/hyperlink" Target="https://www.youtube.com/watch?v=euI2AFobS0w" TargetMode="External"/><Relationship Id="rId8" Type="http://schemas.openxmlformats.org/officeDocument/2006/relationships/image" Target="media/image1.png"/><Relationship Id="rId51" Type="http://schemas.openxmlformats.org/officeDocument/2006/relationships/image" Target="media/image29.png"/><Relationship Id="rId3" Type="http://schemas.openxmlformats.org/officeDocument/2006/relationships/styles" Target="styles.xml"/><Relationship Id="rId12" Type="http://schemas.openxmlformats.org/officeDocument/2006/relationships/hyperlink" Target="file:///D:\UTCN\AN3\SEM1%20-%20Erasmus\Software%20Engineering%20CS3500\Lab\Software-Engineering-Project\Software-Engineering-Project\Team10_D4.docx" TargetMode="External"/><Relationship Id="rId17" Type="http://schemas.openxmlformats.org/officeDocument/2006/relationships/hyperlink" Target="file:///D:\UTCN\AN3\SEM1%20-%20Erasmus\Software%20Engineering%20CS3500\Lab\Software-Engineering-Project\Software-Engineering-Project\Team10_D4.docx" TargetMode="Externa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4.png"/><Relationship Id="rId59" Type="http://schemas.openxmlformats.org/officeDocument/2006/relationships/footer" Target="footer1.xml"/><Relationship Id="rId20" Type="http://schemas.openxmlformats.org/officeDocument/2006/relationships/hyperlink" Target="file:///D:\UTCN\AN3\SEM1%20-%20Erasmus\Software%20Engineering%20CS3500\Lab\Software-Engineering-Project\Software-Engineering-Project\Team10_D4.docx" TargetMode="External"/><Relationship Id="rId41" Type="http://schemas.openxmlformats.org/officeDocument/2006/relationships/image" Target="media/image20.png"/><Relationship Id="rId54" Type="http://schemas.openxmlformats.org/officeDocument/2006/relationships/hyperlink" Target="https://ieeexplore.ieee.org/document/8748447"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UTCN\AN3\SEM1%20-%20Erasmus\Software%20Engineering%20CS3500\Lab\Software-Engineering-Project\Software-Engineering-Project\Team10_D4.docx" TargetMode="External"/><Relationship Id="rId23" Type="http://schemas.openxmlformats.org/officeDocument/2006/relationships/image" Target="media/image2.jpeg"/><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image" Target="media/image27.png"/><Relationship Id="rId57" Type="http://schemas.openxmlformats.org/officeDocument/2006/relationships/hyperlink" Target="https://www.geeksforgeeks.org/levels-in-data-flow-diagrams-dfd/" TargetMode="External"/><Relationship Id="rId10" Type="http://schemas.openxmlformats.org/officeDocument/2006/relationships/hyperlink" Target="file:///D:\UTCN\AN3\SEM1%20-%20Erasmus\Software%20Engineering%20CS3500\Lab\Software-Engineering-Project\Software-Engineering-Project\Team10_D4.docx" TargetMode="External"/><Relationship Id="rId31" Type="http://schemas.openxmlformats.org/officeDocument/2006/relationships/image" Target="media/image10.png"/><Relationship Id="rId44" Type="http://schemas.openxmlformats.org/officeDocument/2006/relationships/hyperlink" Target="https://github.com/JakabSarolta/Software-Engineering-Project/tree/code" TargetMode="External"/><Relationship Id="rId52" Type="http://schemas.openxmlformats.org/officeDocument/2006/relationships/image" Target="media/image30.png"/><Relationship Id="rId6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file:///D:\UTCN\AN3\SEM1%20-%20Erasmus\Software%20Engineering%20CS3500\Lab\Software-Engineering-Project\Software-Engineering-Project\Team10_D4.docx"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224143-0368-4A06-B8AE-DDC0C3EFA4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1612</TotalTime>
  <Pages>1</Pages>
  <Words>7777</Words>
  <Characters>44333</Characters>
  <Application>Microsoft Office Word</Application>
  <DocSecurity>0</DocSecurity>
  <Lines>369</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Sarolta Jakab Gyik</dc:creator>
  <cp:keywords/>
  <dc:description/>
  <cp:lastModifiedBy>Sarolta Jakab Gyik</cp:lastModifiedBy>
  <cp:revision>18</cp:revision>
  <cp:lastPrinted>2022-11-01T15:38:00Z</cp:lastPrinted>
  <dcterms:created xsi:type="dcterms:W3CDTF">2022-10-11T12:30:00Z</dcterms:created>
  <dcterms:modified xsi:type="dcterms:W3CDTF">2022-12-05T19:04:00Z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aa440a46f884f1a3cd07464400480d05b6012c4a9f38e6e9deab3efe867f6b1a</vt:lpwstr>
  </property>
</Properties>
</file>